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919C4" w14:textId="6530FC14" w:rsidR="00BB61A7" w:rsidRDefault="00BB61A7" w:rsidP="00CB65A4">
      <w:pPr>
        <w:rPr>
          <w:b/>
          <w:bCs/>
        </w:rPr>
      </w:pPr>
      <w:r w:rsidRPr="009E0373">
        <w:rPr>
          <w:noProof/>
          <w:sz w:val="20"/>
          <w:szCs w:val="20"/>
        </w:rPr>
        <w:drawing>
          <wp:inline distT="0" distB="0" distL="0" distR="0" wp14:anchorId="2986FC01" wp14:editId="7CF156FB">
            <wp:extent cx="5021939" cy="2533015"/>
            <wp:effectExtent l="0" t="0" r="7620" b="635"/>
            <wp:docPr id="1512167643" name="Picture 13" descr="University of East London - Our Partners | LSBF Singapore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University of East London - Our Partners | LSBF Singapore Camp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1550" cy="2573170"/>
                    </a:xfrm>
                    <a:prstGeom prst="rect">
                      <a:avLst/>
                    </a:prstGeom>
                    <a:noFill/>
                    <a:ln>
                      <a:noFill/>
                    </a:ln>
                  </pic:spPr>
                </pic:pic>
              </a:graphicData>
            </a:graphic>
          </wp:inline>
        </w:drawing>
      </w:r>
    </w:p>
    <w:p w14:paraId="10A640A3" w14:textId="77777777" w:rsidR="00BB61A7" w:rsidRDefault="00BB61A7" w:rsidP="00CB65A4">
      <w:pPr>
        <w:rPr>
          <w:b/>
          <w:bCs/>
        </w:rPr>
      </w:pPr>
    </w:p>
    <w:p w14:paraId="237C21A3" w14:textId="77777777" w:rsidR="00BB61A7" w:rsidRPr="009E0373" w:rsidRDefault="00BB61A7" w:rsidP="00BB61A7">
      <w:pPr>
        <w:jc w:val="center"/>
        <w:rPr>
          <w:sz w:val="20"/>
          <w:szCs w:val="20"/>
          <w:lang w:val="en-US"/>
        </w:rPr>
      </w:pPr>
      <w:r w:rsidRPr="009E0373">
        <w:rPr>
          <w:sz w:val="20"/>
          <w:szCs w:val="20"/>
          <w:lang w:val="en-US"/>
        </w:rPr>
        <w:t>University Way London, E16 2RD United Kingdom</w:t>
      </w:r>
    </w:p>
    <w:p w14:paraId="6C233E95" w14:textId="77777777" w:rsidR="00BB61A7" w:rsidRPr="009E0373" w:rsidRDefault="00BB61A7" w:rsidP="00BB61A7">
      <w:pPr>
        <w:pStyle w:val="Style1"/>
        <w:jc w:val="center"/>
        <w:rPr>
          <w:sz w:val="20"/>
          <w:szCs w:val="20"/>
        </w:rPr>
      </w:pPr>
    </w:p>
    <w:p w14:paraId="1F24C833" w14:textId="77777777" w:rsidR="00BB61A7" w:rsidRPr="009E0373" w:rsidRDefault="00BB61A7" w:rsidP="00BB61A7">
      <w:pPr>
        <w:jc w:val="center"/>
        <w:rPr>
          <w:sz w:val="20"/>
          <w:szCs w:val="20"/>
          <w:lang w:val="en-US"/>
        </w:rPr>
      </w:pPr>
      <w:r w:rsidRPr="009E0373">
        <w:rPr>
          <w:sz w:val="20"/>
          <w:szCs w:val="20"/>
          <w:lang w:val="en-US"/>
        </w:rPr>
        <w:t>Module Name:</w:t>
      </w:r>
    </w:p>
    <w:p w14:paraId="61211FEC" w14:textId="5327ECD9" w:rsidR="00BB61A7" w:rsidRPr="00BB61A7" w:rsidRDefault="00BB61A7" w:rsidP="00BB61A7">
      <w:pPr>
        <w:jc w:val="center"/>
        <w:rPr>
          <w:sz w:val="20"/>
          <w:szCs w:val="20"/>
          <w:lang w:val="en-US"/>
        </w:rPr>
      </w:pPr>
      <w:r w:rsidRPr="00BB61A7">
        <w:rPr>
          <w:sz w:val="20"/>
          <w:szCs w:val="20"/>
        </w:rPr>
        <w:t>Advanced Decision Making: Predictive Analytics and Machine Learning (OC)</w:t>
      </w:r>
    </w:p>
    <w:p w14:paraId="4ED280F1" w14:textId="72AAF9CF" w:rsidR="00BB61A7" w:rsidRPr="009E0373" w:rsidRDefault="00BB61A7" w:rsidP="00BB61A7">
      <w:pPr>
        <w:jc w:val="center"/>
        <w:rPr>
          <w:sz w:val="20"/>
          <w:szCs w:val="20"/>
          <w:lang w:val="en-US"/>
        </w:rPr>
      </w:pPr>
      <w:r w:rsidRPr="009E0373">
        <w:rPr>
          <w:sz w:val="20"/>
          <w:szCs w:val="20"/>
          <w:lang w:val="en-US"/>
        </w:rPr>
        <w:t>(M-Level Module - DS700</w:t>
      </w:r>
      <w:r>
        <w:rPr>
          <w:sz w:val="20"/>
          <w:szCs w:val="20"/>
          <w:lang w:val="en-US"/>
        </w:rPr>
        <w:t>3</w:t>
      </w:r>
      <w:r w:rsidRPr="009E0373">
        <w:rPr>
          <w:sz w:val="20"/>
          <w:szCs w:val="20"/>
          <w:lang w:val="en-US"/>
        </w:rPr>
        <w:t>)</w:t>
      </w:r>
    </w:p>
    <w:p w14:paraId="7CA98014" w14:textId="77777777" w:rsidR="00BB61A7" w:rsidRPr="009E0373" w:rsidRDefault="00BB61A7" w:rsidP="00BB61A7">
      <w:pPr>
        <w:jc w:val="center"/>
        <w:rPr>
          <w:sz w:val="20"/>
          <w:szCs w:val="20"/>
          <w:lang w:val="en-US"/>
        </w:rPr>
      </w:pPr>
    </w:p>
    <w:p w14:paraId="0DA37A00" w14:textId="77777777" w:rsidR="00BB61A7" w:rsidRPr="009E0373" w:rsidRDefault="00BB61A7" w:rsidP="00BB61A7">
      <w:pPr>
        <w:jc w:val="center"/>
        <w:rPr>
          <w:sz w:val="20"/>
          <w:szCs w:val="20"/>
          <w:lang w:val="en-US"/>
        </w:rPr>
      </w:pPr>
      <w:r w:rsidRPr="009E0373">
        <w:rPr>
          <w:sz w:val="20"/>
          <w:szCs w:val="20"/>
          <w:lang w:val="en-US"/>
        </w:rPr>
        <w:t>Submitted by</w:t>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t xml:space="preserve">                Submitted To</w:t>
      </w:r>
    </w:p>
    <w:p w14:paraId="538C19DB" w14:textId="77777777" w:rsidR="00BB61A7" w:rsidRPr="009E0373" w:rsidRDefault="00BB61A7" w:rsidP="00BB61A7">
      <w:pPr>
        <w:jc w:val="center"/>
        <w:rPr>
          <w:sz w:val="20"/>
          <w:szCs w:val="20"/>
          <w:lang w:val="en-US"/>
        </w:rPr>
      </w:pPr>
      <w:r w:rsidRPr="009E0373">
        <w:rPr>
          <w:sz w:val="20"/>
          <w:szCs w:val="20"/>
          <w:lang w:val="en-US"/>
        </w:rPr>
        <w:t xml:space="preserve">Abdulhannan Samirbhai vhora          </w:t>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r>
      <w:r w:rsidRPr="009E0373">
        <w:rPr>
          <w:sz w:val="20"/>
          <w:szCs w:val="20"/>
          <w:lang w:val="en-US"/>
        </w:rPr>
        <w:tab/>
        <w:t>Prof. Dr. Yang Li</w:t>
      </w:r>
    </w:p>
    <w:p w14:paraId="40C8C7D1" w14:textId="77777777" w:rsidR="00BB61A7" w:rsidRPr="009E0373" w:rsidRDefault="00BB61A7" w:rsidP="00BB61A7">
      <w:pPr>
        <w:jc w:val="center"/>
        <w:rPr>
          <w:sz w:val="20"/>
          <w:szCs w:val="20"/>
          <w:lang w:val="en-US"/>
        </w:rPr>
      </w:pPr>
      <w:r w:rsidRPr="009E0373">
        <w:rPr>
          <w:sz w:val="20"/>
          <w:szCs w:val="20"/>
          <w:lang w:val="en-US"/>
        </w:rPr>
        <w:t>STUDENT ID – U2828994</w:t>
      </w:r>
    </w:p>
    <w:p w14:paraId="71A66DEC" w14:textId="77777777" w:rsidR="00BB61A7" w:rsidRPr="009E0373" w:rsidRDefault="00BB61A7" w:rsidP="00BB61A7">
      <w:pPr>
        <w:pStyle w:val="Style1"/>
        <w:rPr>
          <w:sz w:val="20"/>
          <w:szCs w:val="20"/>
        </w:rPr>
      </w:pPr>
    </w:p>
    <w:p w14:paraId="18D3DE23" w14:textId="77777777" w:rsidR="00BB61A7" w:rsidRPr="009E0373" w:rsidRDefault="00BB61A7" w:rsidP="00BB61A7">
      <w:pPr>
        <w:pStyle w:val="Style1"/>
        <w:rPr>
          <w:sz w:val="20"/>
          <w:szCs w:val="20"/>
        </w:rPr>
      </w:pPr>
    </w:p>
    <w:p w14:paraId="08660C69" w14:textId="77777777" w:rsidR="00BB61A7" w:rsidRDefault="00BB61A7" w:rsidP="00CB65A4">
      <w:pPr>
        <w:rPr>
          <w:b/>
          <w:bCs/>
        </w:rPr>
      </w:pPr>
    </w:p>
    <w:p w14:paraId="4B9FAC5C" w14:textId="64D6A7A9" w:rsidR="00A74B08" w:rsidRPr="00A74B08" w:rsidRDefault="009E7485" w:rsidP="00A74B08">
      <w:pPr>
        <w:pStyle w:val="Heading1"/>
      </w:pPr>
      <w:bookmarkStart w:id="0" w:name="_Toc197713321"/>
      <w:r>
        <w:t>Title:</w:t>
      </w:r>
      <w:r w:rsidRPr="00A74B08">
        <w:t xml:space="preserve"> Predict</w:t>
      </w:r>
      <w:r w:rsidR="00A74B08" w:rsidRPr="00A74B08">
        <w:t xml:space="preserve"> Students' Dropout and Academic Success</w:t>
      </w:r>
      <w:bookmarkEnd w:id="0"/>
    </w:p>
    <w:p w14:paraId="0FB4E706" w14:textId="77777777" w:rsidR="00BB61A7" w:rsidRDefault="00BB61A7" w:rsidP="00CB65A4">
      <w:pPr>
        <w:rPr>
          <w:b/>
          <w:bCs/>
        </w:rPr>
      </w:pPr>
    </w:p>
    <w:p w14:paraId="312A29A7" w14:textId="77777777" w:rsidR="00BB61A7" w:rsidRDefault="00BB61A7" w:rsidP="00CB65A4">
      <w:pPr>
        <w:rPr>
          <w:b/>
          <w:bCs/>
        </w:rPr>
      </w:pPr>
    </w:p>
    <w:p w14:paraId="65740113" w14:textId="77777777" w:rsidR="00BB61A7" w:rsidRDefault="00BB61A7" w:rsidP="00CB65A4">
      <w:pPr>
        <w:rPr>
          <w:b/>
          <w:bCs/>
        </w:rPr>
      </w:pPr>
    </w:p>
    <w:p w14:paraId="514B6FFC" w14:textId="77777777" w:rsidR="00BB61A7" w:rsidRDefault="00BB61A7" w:rsidP="00CB65A4">
      <w:pPr>
        <w:rPr>
          <w:b/>
          <w:bCs/>
        </w:rPr>
      </w:pPr>
    </w:p>
    <w:p w14:paraId="596F2FCE" w14:textId="77777777" w:rsidR="00BB61A7" w:rsidRDefault="00BB61A7" w:rsidP="00CB65A4">
      <w:pPr>
        <w:rPr>
          <w:b/>
          <w:bCs/>
        </w:rPr>
      </w:pPr>
    </w:p>
    <w:p w14:paraId="55C7C3FC" w14:textId="77777777" w:rsidR="00BB61A7" w:rsidRDefault="00BB61A7" w:rsidP="00CB65A4">
      <w:pPr>
        <w:rPr>
          <w:b/>
          <w:bCs/>
        </w:rPr>
      </w:pPr>
    </w:p>
    <w:p w14:paraId="3F12D81B" w14:textId="77777777" w:rsidR="00A74B08" w:rsidRDefault="00A74B08" w:rsidP="00CB65A4">
      <w:pPr>
        <w:rPr>
          <w:b/>
          <w:bCs/>
        </w:rPr>
      </w:pPr>
    </w:p>
    <w:p w14:paraId="0748B4FA" w14:textId="77777777" w:rsidR="00A74B08" w:rsidRDefault="00A74B08" w:rsidP="00CB65A4">
      <w:pPr>
        <w:rPr>
          <w:b/>
          <w:bCs/>
        </w:rPr>
      </w:pPr>
    </w:p>
    <w:sdt>
      <w:sdtPr>
        <w:rPr>
          <w:rFonts w:asciiTheme="minorHAnsi" w:eastAsiaTheme="minorHAnsi" w:hAnsiTheme="minorHAnsi" w:cstheme="minorBidi"/>
          <w:color w:val="auto"/>
          <w:kern w:val="2"/>
          <w:sz w:val="24"/>
          <w:szCs w:val="24"/>
          <w:lang w:val="en-IN"/>
          <w14:ligatures w14:val="standardContextual"/>
        </w:rPr>
        <w:id w:val="-271168013"/>
        <w:docPartObj>
          <w:docPartGallery w:val="Table of Contents"/>
          <w:docPartUnique/>
        </w:docPartObj>
      </w:sdtPr>
      <w:sdtEndPr>
        <w:rPr>
          <w:b/>
          <w:bCs/>
          <w:noProof/>
        </w:rPr>
      </w:sdtEndPr>
      <w:sdtContent>
        <w:p w14:paraId="37CC45BC" w14:textId="1E4FD6AF" w:rsidR="00A664E2" w:rsidRDefault="00A664E2">
          <w:pPr>
            <w:pStyle w:val="TOCHeading"/>
          </w:pPr>
          <w:r>
            <w:t>Contents</w:t>
          </w:r>
        </w:p>
        <w:p w14:paraId="7DBE55F3" w14:textId="4553DCDD" w:rsidR="00A664E2" w:rsidRDefault="00A664E2">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97713321" w:history="1">
            <w:r w:rsidRPr="002F7B72">
              <w:rPr>
                <w:rStyle w:val="Hyperlink"/>
                <w:noProof/>
              </w:rPr>
              <w:t>Title: Predict Students' Dropout and Academic Success</w:t>
            </w:r>
            <w:r>
              <w:rPr>
                <w:noProof/>
                <w:webHidden/>
              </w:rPr>
              <w:tab/>
            </w:r>
            <w:r>
              <w:rPr>
                <w:noProof/>
                <w:webHidden/>
              </w:rPr>
              <w:fldChar w:fldCharType="begin"/>
            </w:r>
            <w:r>
              <w:rPr>
                <w:noProof/>
                <w:webHidden/>
              </w:rPr>
              <w:instrText xml:space="preserve"> PAGEREF _Toc197713321 \h </w:instrText>
            </w:r>
            <w:r>
              <w:rPr>
                <w:noProof/>
                <w:webHidden/>
              </w:rPr>
            </w:r>
            <w:r>
              <w:rPr>
                <w:noProof/>
                <w:webHidden/>
              </w:rPr>
              <w:fldChar w:fldCharType="separate"/>
            </w:r>
            <w:r>
              <w:rPr>
                <w:noProof/>
                <w:webHidden/>
              </w:rPr>
              <w:t>1</w:t>
            </w:r>
            <w:r>
              <w:rPr>
                <w:noProof/>
                <w:webHidden/>
              </w:rPr>
              <w:fldChar w:fldCharType="end"/>
            </w:r>
          </w:hyperlink>
        </w:p>
        <w:p w14:paraId="09F4384D" w14:textId="7F4F40A1" w:rsidR="00A664E2" w:rsidRDefault="00A664E2">
          <w:pPr>
            <w:pStyle w:val="TOC2"/>
            <w:tabs>
              <w:tab w:val="left" w:pos="720"/>
              <w:tab w:val="right" w:leader="dot" w:pos="9016"/>
            </w:tabs>
            <w:rPr>
              <w:rFonts w:eastAsiaTheme="minorEastAsia"/>
              <w:noProof/>
              <w:lang w:eastAsia="en-IN"/>
            </w:rPr>
          </w:pPr>
          <w:hyperlink w:anchor="_Toc197713322" w:history="1">
            <w:r w:rsidRPr="002F7B72">
              <w:rPr>
                <w:rStyle w:val="Hyperlink"/>
                <w:noProof/>
              </w:rPr>
              <w:t>1.</w:t>
            </w:r>
            <w:r>
              <w:rPr>
                <w:rFonts w:eastAsiaTheme="minorEastAsia"/>
                <w:noProof/>
                <w:lang w:eastAsia="en-IN"/>
              </w:rPr>
              <w:tab/>
            </w:r>
            <w:r w:rsidRPr="002F7B72">
              <w:rPr>
                <w:rStyle w:val="Hyperlink"/>
                <w:noProof/>
              </w:rPr>
              <w:t>Acknowledgments</w:t>
            </w:r>
            <w:r>
              <w:rPr>
                <w:noProof/>
                <w:webHidden/>
              </w:rPr>
              <w:tab/>
            </w:r>
            <w:r>
              <w:rPr>
                <w:noProof/>
                <w:webHidden/>
              </w:rPr>
              <w:fldChar w:fldCharType="begin"/>
            </w:r>
            <w:r>
              <w:rPr>
                <w:noProof/>
                <w:webHidden/>
              </w:rPr>
              <w:instrText xml:space="preserve"> PAGEREF _Toc197713322 \h </w:instrText>
            </w:r>
            <w:r>
              <w:rPr>
                <w:noProof/>
                <w:webHidden/>
              </w:rPr>
            </w:r>
            <w:r>
              <w:rPr>
                <w:noProof/>
                <w:webHidden/>
              </w:rPr>
              <w:fldChar w:fldCharType="separate"/>
            </w:r>
            <w:r>
              <w:rPr>
                <w:noProof/>
                <w:webHidden/>
              </w:rPr>
              <w:t>3</w:t>
            </w:r>
            <w:r>
              <w:rPr>
                <w:noProof/>
                <w:webHidden/>
              </w:rPr>
              <w:fldChar w:fldCharType="end"/>
            </w:r>
          </w:hyperlink>
        </w:p>
        <w:p w14:paraId="7920A089" w14:textId="5F7F48EC" w:rsidR="00A664E2" w:rsidRDefault="00A664E2">
          <w:pPr>
            <w:pStyle w:val="TOC2"/>
            <w:tabs>
              <w:tab w:val="left" w:pos="720"/>
              <w:tab w:val="right" w:leader="dot" w:pos="9016"/>
            </w:tabs>
            <w:rPr>
              <w:rFonts w:eastAsiaTheme="minorEastAsia"/>
              <w:noProof/>
              <w:lang w:eastAsia="en-IN"/>
            </w:rPr>
          </w:pPr>
          <w:hyperlink w:anchor="_Toc197713323" w:history="1">
            <w:r w:rsidRPr="002F7B72">
              <w:rPr>
                <w:rStyle w:val="Hyperlink"/>
                <w:noProof/>
              </w:rPr>
              <w:t>2.</w:t>
            </w:r>
            <w:r>
              <w:rPr>
                <w:rFonts w:eastAsiaTheme="minorEastAsia"/>
                <w:noProof/>
                <w:lang w:eastAsia="en-IN"/>
              </w:rPr>
              <w:tab/>
            </w:r>
            <w:r w:rsidRPr="002F7B72">
              <w:rPr>
                <w:rStyle w:val="Hyperlink"/>
                <w:noProof/>
              </w:rPr>
              <w:t>Abstract</w:t>
            </w:r>
            <w:r>
              <w:rPr>
                <w:noProof/>
                <w:webHidden/>
              </w:rPr>
              <w:tab/>
            </w:r>
            <w:r>
              <w:rPr>
                <w:noProof/>
                <w:webHidden/>
              </w:rPr>
              <w:fldChar w:fldCharType="begin"/>
            </w:r>
            <w:r>
              <w:rPr>
                <w:noProof/>
                <w:webHidden/>
              </w:rPr>
              <w:instrText xml:space="preserve"> PAGEREF _Toc197713323 \h </w:instrText>
            </w:r>
            <w:r>
              <w:rPr>
                <w:noProof/>
                <w:webHidden/>
              </w:rPr>
            </w:r>
            <w:r>
              <w:rPr>
                <w:noProof/>
                <w:webHidden/>
              </w:rPr>
              <w:fldChar w:fldCharType="separate"/>
            </w:r>
            <w:r>
              <w:rPr>
                <w:noProof/>
                <w:webHidden/>
              </w:rPr>
              <w:t>4</w:t>
            </w:r>
            <w:r>
              <w:rPr>
                <w:noProof/>
                <w:webHidden/>
              </w:rPr>
              <w:fldChar w:fldCharType="end"/>
            </w:r>
          </w:hyperlink>
        </w:p>
        <w:p w14:paraId="73BB9B4E" w14:textId="1F317DA6" w:rsidR="00A664E2" w:rsidRDefault="00A664E2">
          <w:pPr>
            <w:pStyle w:val="TOC1"/>
            <w:tabs>
              <w:tab w:val="left" w:pos="480"/>
              <w:tab w:val="right" w:leader="dot" w:pos="9016"/>
            </w:tabs>
            <w:rPr>
              <w:rFonts w:eastAsiaTheme="minorEastAsia"/>
              <w:noProof/>
              <w:lang w:eastAsia="en-IN"/>
            </w:rPr>
          </w:pPr>
          <w:hyperlink w:anchor="_Toc197713324" w:history="1">
            <w:r w:rsidRPr="002F7B72">
              <w:rPr>
                <w:rStyle w:val="Hyperlink"/>
                <w:noProof/>
              </w:rPr>
              <w:t>3.</w:t>
            </w:r>
            <w:r>
              <w:rPr>
                <w:rFonts w:eastAsiaTheme="minorEastAsia"/>
                <w:noProof/>
                <w:lang w:eastAsia="en-IN"/>
              </w:rPr>
              <w:tab/>
            </w:r>
            <w:r w:rsidRPr="002F7B72">
              <w:rPr>
                <w:rStyle w:val="Hyperlink"/>
                <w:noProof/>
              </w:rPr>
              <w:t>Introduction</w:t>
            </w:r>
            <w:r>
              <w:rPr>
                <w:noProof/>
                <w:webHidden/>
              </w:rPr>
              <w:tab/>
            </w:r>
            <w:r>
              <w:rPr>
                <w:noProof/>
                <w:webHidden/>
              </w:rPr>
              <w:fldChar w:fldCharType="begin"/>
            </w:r>
            <w:r>
              <w:rPr>
                <w:noProof/>
                <w:webHidden/>
              </w:rPr>
              <w:instrText xml:space="preserve"> PAGEREF _Toc197713324 \h </w:instrText>
            </w:r>
            <w:r>
              <w:rPr>
                <w:noProof/>
                <w:webHidden/>
              </w:rPr>
            </w:r>
            <w:r>
              <w:rPr>
                <w:noProof/>
                <w:webHidden/>
              </w:rPr>
              <w:fldChar w:fldCharType="separate"/>
            </w:r>
            <w:r>
              <w:rPr>
                <w:noProof/>
                <w:webHidden/>
              </w:rPr>
              <w:t>4</w:t>
            </w:r>
            <w:r>
              <w:rPr>
                <w:noProof/>
                <w:webHidden/>
              </w:rPr>
              <w:fldChar w:fldCharType="end"/>
            </w:r>
          </w:hyperlink>
        </w:p>
        <w:p w14:paraId="7F420322" w14:textId="494FDD95" w:rsidR="00A664E2" w:rsidRDefault="00A664E2">
          <w:pPr>
            <w:pStyle w:val="TOC2"/>
            <w:tabs>
              <w:tab w:val="left" w:pos="720"/>
              <w:tab w:val="right" w:leader="dot" w:pos="9016"/>
            </w:tabs>
            <w:rPr>
              <w:rFonts w:eastAsiaTheme="minorEastAsia"/>
              <w:noProof/>
              <w:lang w:eastAsia="en-IN"/>
            </w:rPr>
          </w:pPr>
          <w:hyperlink w:anchor="_Toc197713325" w:history="1">
            <w:r w:rsidRPr="002F7B72">
              <w:rPr>
                <w:rStyle w:val="Hyperlink"/>
                <w:noProof/>
              </w:rPr>
              <w:t>4.</w:t>
            </w:r>
            <w:r>
              <w:rPr>
                <w:rFonts w:eastAsiaTheme="minorEastAsia"/>
                <w:noProof/>
                <w:lang w:eastAsia="en-IN"/>
              </w:rPr>
              <w:tab/>
            </w:r>
            <w:r w:rsidRPr="002F7B72">
              <w:rPr>
                <w:rStyle w:val="Hyperlink"/>
                <w:noProof/>
              </w:rPr>
              <w:t>Background</w:t>
            </w:r>
            <w:r>
              <w:rPr>
                <w:noProof/>
                <w:webHidden/>
              </w:rPr>
              <w:tab/>
            </w:r>
            <w:r>
              <w:rPr>
                <w:noProof/>
                <w:webHidden/>
              </w:rPr>
              <w:fldChar w:fldCharType="begin"/>
            </w:r>
            <w:r>
              <w:rPr>
                <w:noProof/>
                <w:webHidden/>
              </w:rPr>
              <w:instrText xml:space="preserve"> PAGEREF _Toc197713325 \h </w:instrText>
            </w:r>
            <w:r>
              <w:rPr>
                <w:noProof/>
                <w:webHidden/>
              </w:rPr>
            </w:r>
            <w:r>
              <w:rPr>
                <w:noProof/>
                <w:webHidden/>
              </w:rPr>
              <w:fldChar w:fldCharType="separate"/>
            </w:r>
            <w:r>
              <w:rPr>
                <w:noProof/>
                <w:webHidden/>
              </w:rPr>
              <w:t>5</w:t>
            </w:r>
            <w:r>
              <w:rPr>
                <w:noProof/>
                <w:webHidden/>
              </w:rPr>
              <w:fldChar w:fldCharType="end"/>
            </w:r>
          </w:hyperlink>
        </w:p>
        <w:p w14:paraId="227F1CAD" w14:textId="105616E8" w:rsidR="00A664E2" w:rsidRDefault="00A664E2">
          <w:pPr>
            <w:pStyle w:val="TOC2"/>
            <w:tabs>
              <w:tab w:val="left" w:pos="720"/>
              <w:tab w:val="right" w:leader="dot" w:pos="9016"/>
            </w:tabs>
            <w:rPr>
              <w:rFonts w:eastAsiaTheme="minorEastAsia"/>
              <w:noProof/>
              <w:lang w:eastAsia="en-IN"/>
            </w:rPr>
          </w:pPr>
          <w:hyperlink w:anchor="_Toc197713326" w:history="1">
            <w:r w:rsidRPr="002F7B72">
              <w:rPr>
                <w:rStyle w:val="Hyperlink"/>
                <w:noProof/>
              </w:rPr>
              <w:t>5.</w:t>
            </w:r>
            <w:r>
              <w:rPr>
                <w:rFonts w:eastAsiaTheme="minorEastAsia"/>
                <w:noProof/>
                <w:lang w:eastAsia="en-IN"/>
              </w:rPr>
              <w:tab/>
            </w:r>
            <w:r w:rsidRPr="002F7B72">
              <w:rPr>
                <w:rStyle w:val="Hyperlink"/>
                <w:noProof/>
              </w:rPr>
              <w:t>Literature Review</w:t>
            </w:r>
            <w:r>
              <w:rPr>
                <w:noProof/>
                <w:webHidden/>
              </w:rPr>
              <w:tab/>
            </w:r>
            <w:r>
              <w:rPr>
                <w:noProof/>
                <w:webHidden/>
              </w:rPr>
              <w:fldChar w:fldCharType="begin"/>
            </w:r>
            <w:r>
              <w:rPr>
                <w:noProof/>
                <w:webHidden/>
              </w:rPr>
              <w:instrText xml:space="preserve"> PAGEREF _Toc197713326 \h </w:instrText>
            </w:r>
            <w:r>
              <w:rPr>
                <w:noProof/>
                <w:webHidden/>
              </w:rPr>
            </w:r>
            <w:r>
              <w:rPr>
                <w:noProof/>
                <w:webHidden/>
              </w:rPr>
              <w:fldChar w:fldCharType="separate"/>
            </w:r>
            <w:r>
              <w:rPr>
                <w:noProof/>
                <w:webHidden/>
              </w:rPr>
              <w:t>6</w:t>
            </w:r>
            <w:r>
              <w:rPr>
                <w:noProof/>
                <w:webHidden/>
              </w:rPr>
              <w:fldChar w:fldCharType="end"/>
            </w:r>
          </w:hyperlink>
        </w:p>
        <w:p w14:paraId="017BCCED" w14:textId="01D115BA" w:rsidR="00A664E2" w:rsidRDefault="00A664E2">
          <w:pPr>
            <w:pStyle w:val="TOC2"/>
            <w:tabs>
              <w:tab w:val="left" w:pos="720"/>
              <w:tab w:val="right" w:leader="dot" w:pos="9016"/>
            </w:tabs>
            <w:rPr>
              <w:rFonts w:eastAsiaTheme="minorEastAsia"/>
              <w:noProof/>
              <w:lang w:eastAsia="en-IN"/>
            </w:rPr>
          </w:pPr>
          <w:hyperlink w:anchor="_Toc197713327" w:history="1">
            <w:r w:rsidRPr="002F7B72">
              <w:rPr>
                <w:rStyle w:val="Hyperlink"/>
                <w:noProof/>
              </w:rPr>
              <w:t>6.</w:t>
            </w:r>
            <w:r>
              <w:rPr>
                <w:rFonts w:eastAsiaTheme="minorEastAsia"/>
                <w:noProof/>
                <w:lang w:eastAsia="en-IN"/>
              </w:rPr>
              <w:tab/>
            </w:r>
            <w:r w:rsidRPr="002F7B72">
              <w:rPr>
                <w:rStyle w:val="Hyperlink"/>
                <w:noProof/>
              </w:rPr>
              <w:t>Methodology</w:t>
            </w:r>
            <w:r>
              <w:rPr>
                <w:noProof/>
                <w:webHidden/>
              </w:rPr>
              <w:tab/>
            </w:r>
            <w:r>
              <w:rPr>
                <w:noProof/>
                <w:webHidden/>
              </w:rPr>
              <w:fldChar w:fldCharType="begin"/>
            </w:r>
            <w:r>
              <w:rPr>
                <w:noProof/>
                <w:webHidden/>
              </w:rPr>
              <w:instrText xml:space="preserve"> PAGEREF _Toc197713327 \h </w:instrText>
            </w:r>
            <w:r>
              <w:rPr>
                <w:noProof/>
                <w:webHidden/>
              </w:rPr>
            </w:r>
            <w:r>
              <w:rPr>
                <w:noProof/>
                <w:webHidden/>
              </w:rPr>
              <w:fldChar w:fldCharType="separate"/>
            </w:r>
            <w:r>
              <w:rPr>
                <w:noProof/>
                <w:webHidden/>
              </w:rPr>
              <w:t>7</w:t>
            </w:r>
            <w:r>
              <w:rPr>
                <w:noProof/>
                <w:webHidden/>
              </w:rPr>
              <w:fldChar w:fldCharType="end"/>
            </w:r>
          </w:hyperlink>
        </w:p>
        <w:p w14:paraId="05715CCB" w14:textId="030827D3" w:rsidR="00A664E2" w:rsidRDefault="00A664E2">
          <w:pPr>
            <w:pStyle w:val="TOC2"/>
            <w:tabs>
              <w:tab w:val="left" w:pos="720"/>
              <w:tab w:val="right" w:leader="dot" w:pos="9016"/>
            </w:tabs>
            <w:rPr>
              <w:rFonts w:eastAsiaTheme="minorEastAsia"/>
              <w:noProof/>
              <w:lang w:eastAsia="en-IN"/>
            </w:rPr>
          </w:pPr>
          <w:hyperlink w:anchor="_Toc197713328" w:history="1">
            <w:r w:rsidRPr="002F7B72">
              <w:rPr>
                <w:rStyle w:val="Hyperlink"/>
                <w:noProof/>
              </w:rPr>
              <w:t>7.</w:t>
            </w:r>
            <w:r>
              <w:rPr>
                <w:rFonts w:eastAsiaTheme="minorEastAsia"/>
                <w:noProof/>
                <w:lang w:eastAsia="en-IN"/>
              </w:rPr>
              <w:tab/>
            </w:r>
            <w:r w:rsidRPr="002F7B72">
              <w:rPr>
                <w:rStyle w:val="Hyperlink"/>
                <w:noProof/>
              </w:rPr>
              <w:t>Implementation</w:t>
            </w:r>
            <w:r>
              <w:rPr>
                <w:noProof/>
                <w:webHidden/>
              </w:rPr>
              <w:tab/>
            </w:r>
            <w:r>
              <w:rPr>
                <w:noProof/>
                <w:webHidden/>
              </w:rPr>
              <w:fldChar w:fldCharType="begin"/>
            </w:r>
            <w:r>
              <w:rPr>
                <w:noProof/>
                <w:webHidden/>
              </w:rPr>
              <w:instrText xml:space="preserve"> PAGEREF _Toc197713328 \h </w:instrText>
            </w:r>
            <w:r>
              <w:rPr>
                <w:noProof/>
                <w:webHidden/>
              </w:rPr>
            </w:r>
            <w:r>
              <w:rPr>
                <w:noProof/>
                <w:webHidden/>
              </w:rPr>
              <w:fldChar w:fldCharType="separate"/>
            </w:r>
            <w:r>
              <w:rPr>
                <w:noProof/>
                <w:webHidden/>
              </w:rPr>
              <w:t>11</w:t>
            </w:r>
            <w:r>
              <w:rPr>
                <w:noProof/>
                <w:webHidden/>
              </w:rPr>
              <w:fldChar w:fldCharType="end"/>
            </w:r>
          </w:hyperlink>
        </w:p>
        <w:p w14:paraId="6901902B" w14:textId="5253367F" w:rsidR="00A664E2" w:rsidRDefault="00A664E2">
          <w:pPr>
            <w:pStyle w:val="TOC2"/>
            <w:tabs>
              <w:tab w:val="left" w:pos="720"/>
              <w:tab w:val="right" w:leader="dot" w:pos="9016"/>
            </w:tabs>
            <w:rPr>
              <w:rFonts w:eastAsiaTheme="minorEastAsia"/>
              <w:noProof/>
              <w:lang w:eastAsia="en-IN"/>
            </w:rPr>
          </w:pPr>
          <w:hyperlink w:anchor="_Toc197713329" w:history="1">
            <w:r w:rsidRPr="002F7B72">
              <w:rPr>
                <w:rStyle w:val="Hyperlink"/>
                <w:noProof/>
              </w:rPr>
              <w:t>8.</w:t>
            </w:r>
            <w:r>
              <w:rPr>
                <w:rFonts w:eastAsiaTheme="minorEastAsia"/>
                <w:noProof/>
                <w:lang w:eastAsia="en-IN"/>
              </w:rPr>
              <w:tab/>
            </w:r>
            <w:r w:rsidRPr="002F7B72">
              <w:rPr>
                <w:rStyle w:val="Hyperlink"/>
                <w:noProof/>
              </w:rPr>
              <w:t>Results</w:t>
            </w:r>
            <w:r>
              <w:rPr>
                <w:noProof/>
                <w:webHidden/>
              </w:rPr>
              <w:tab/>
            </w:r>
            <w:r>
              <w:rPr>
                <w:noProof/>
                <w:webHidden/>
              </w:rPr>
              <w:fldChar w:fldCharType="begin"/>
            </w:r>
            <w:r>
              <w:rPr>
                <w:noProof/>
                <w:webHidden/>
              </w:rPr>
              <w:instrText xml:space="preserve"> PAGEREF _Toc197713329 \h </w:instrText>
            </w:r>
            <w:r>
              <w:rPr>
                <w:noProof/>
                <w:webHidden/>
              </w:rPr>
            </w:r>
            <w:r>
              <w:rPr>
                <w:noProof/>
                <w:webHidden/>
              </w:rPr>
              <w:fldChar w:fldCharType="separate"/>
            </w:r>
            <w:r>
              <w:rPr>
                <w:noProof/>
                <w:webHidden/>
              </w:rPr>
              <w:t>27</w:t>
            </w:r>
            <w:r>
              <w:rPr>
                <w:noProof/>
                <w:webHidden/>
              </w:rPr>
              <w:fldChar w:fldCharType="end"/>
            </w:r>
          </w:hyperlink>
        </w:p>
        <w:p w14:paraId="7C049E56" w14:textId="081B294E" w:rsidR="00A664E2" w:rsidRDefault="00A664E2">
          <w:pPr>
            <w:pStyle w:val="TOC2"/>
            <w:tabs>
              <w:tab w:val="left" w:pos="720"/>
              <w:tab w:val="right" w:leader="dot" w:pos="9016"/>
            </w:tabs>
            <w:rPr>
              <w:rFonts w:eastAsiaTheme="minorEastAsia"/>
              <w:noProof/>
              <w:lang w:eastAsia="en-IN"/>
            </w:rPr>
          </w:pPr>
          <w:hyperlink w:anchor="_Toc197713330" w:history="1">
            <w:r w:rsidRPr="002F7B72">
              <w:rPr>
                <w:rStyle w:val="Hyperlink"/>
                <w:noProof/>
              </w:rPr>
              <w:t>9.</w:t>
            </w:r>
            <w:r>
              <w:rPr>
                <w:rFonts w:eastAsiaTheme="minorEastAsia"/>
                <w:noProof/>
                <w:lang w:eastAsia="en-IN"/>
              </w:rPr>
              <w:tab/>
            </w:r>
            <w:r w:rsidRPr="002F7B72">
              <w:rPr>
                <w:rStyle w:val="Hyperlink"/>
                <w:noProof/>
              </w:rPr>
              <w:t>Discussion</w:t>
            </w:r>
            <w:r>
              <w:rPr>
                <w:noProof/>
                <w:webHidden/>
              </w:rPr>
              <w:tab/>
            </w:r>
            <w:r>
              <w:rPr>
                <w:noProof/>
                <w:webHidden/>
              </w:rPr>
              <w:fldChar w:fldCharType="begin"/>
            </w:r>
            <w:r>
              <w:rPr>
                <w:noProof/>
                <w:webHidden/>
              </w:rPr>
              <w:instrText xml:space="preserve"> PAGEREF _Toc197713330 \h </w:instrText>
            </w:r>
            <w:r>
              <w:rPr>
                <w:noProof/>
                <w:webHidden/>
              </w:rPr>
            </w:r>
            <w:r>
              <w:rPr>
                <w:noProof/>
                <w:webHidden/>
              </w:rPr>
              <w:fldChar w:fldCharType="separate"/>
            </w:r>
            <w:r>
              <w:rPr>
                <w:noProof/>
                <w:webHidden/>
              </w:rPr>
              <w:t>32</w:t>
            </w:r>
            <w:r>
              <w:rPr>
                <w:noProof/>
                <w:webHidden/>
              </w:rPr>
              <w:fldChar w:fldCharType="end"/>
            </w:r>
          </w:hyperlink>
        </w:p>
        <w:p w14:paraId="583B4C97" w14:textId="5EF9BED8" w:rsidR="00A664E2" w:rsidRDefault="00A664E2">
          <w:pPr>
            <w:pStyle w:val="TOC2"/>
            <w:tabs>
              <w:tab w:val="left" w:pos="960"/>
              <w:tab w:val="right" w:leader="dot" w:pos="9016"/>
            </w:tabs>
            <w:rPr>
              <w:rFonts w:eastAsiaTheme="minorEastAsia"/>
              <w:noProof/>
              <w:lang w:eastAsia="en-IN"/>
            </w:rPr>
          </w:pPr>
          <w:hyperlink w:anchor="_Toc197713331" w:history="1">
            <w:r w:rsidRPr="002F7B72">
              <w:rPr>
                <w:rStyle w:val="Hyperlink"/>
                <w:noProof/>
              </w:rPr>
              <w:t>10.</w:t>
            </w:r>
            <w:r>
              <w:rPr>
                <w:rFonts w:eastAsiaTheme="minorEastAsia"/>
                <w:noProof/>
                <w:lang w:eastAsia="en-IN"/>
              </w:rPr>
              <w:tab/>
            </w:r>
            <w:r w:rsidRPr="002F7B72">
              <w:rPr>
                <w:rStyle w:val="Hyperlink"/>
                <w:noProof/>
              </w:rPr>
              <w:t>Conclusion</w:t>
            </w:r>
            <w:r>
              <w:rPr>
                <w:noProof/>
                <w:webHidden/>
              </w:rPr>
              <w:tab/>
            </w:r>
            <w:r>
              <w:rPr>
                <w:noProof/>
                <w:webHidden/>
              </w:rPr>
              <w:fldChar w:fldCharType="begin"/>
            </w:r>
            <w:r>
              <w:rPr>
                <w:noProof/>
                <w:webHidden/>
              </w:rPr>
              <w:instrText xml:space="preserve"> PAGEREF _Toc197713331 \h </w:instrText>
            </w:r>
            <w:r>
              <w:rPr>
                <w:noProof/>
                <w:webHidden/>
              </w:rPr>
            </w:r>
            <w:r>
              <w:rPr>
                <w:noProof/>
                <w:webHidden/>
              </w:rPr>
              <w:fldChar w:fldCharType="separate"/>
            </w:r>
            <w:r>
              <w:rPr>
                <w:noProof/>
                <w:webHidden/>
              </w:rPr>
              <w:t>35</w:t>
            </w:r>
            <w:r>
              <w:rPr>
                <w:noProof/>
                <w:webHidden/>
              </w:rPr>
              <w:fldChar w:fldCharType="end"/>
            </w:r>
          </w:hyperlink>
        </w:p>
        <w:p w14:paraId="75F626BA" w14:textId="2D500028" w:rsidR="00A664E2" w:rsidRDefault="00A664E2">
          <w:pPr>
            <w:pStyle w:val="TOC2"/>
            <w:tabs>
              <w:tab w:val="left" w:pos="960"/>
              <w:tab w:val="right" w:leader="dot" w:pos="9016"/>
            </w:tabs>
            <w:rPr>
              <w:rFonts w:eastAsiaTheme="minorEastAsia"/>
              <w:noProof/>
              <w:lang w:eastAsia="en-IN"/>
            </w:rPr>
          </w:pPr>
          <w:hyperlink w:anchor="_Toc197713332" w:history="1">
            <w:r w:rsidRPr="002F7B72">
              <w:rPr>
                <w:rStyle w:val="Hyperlink"/>
                <w:noProof/>
              </w:rPr>
              <w:t>11.</w:t>
            </w:r>
            <w:r>
              <w:rPr>
                <w:rFonts w:eastAsiaTheme="minorEastAsia"/>
                <w:noProof/>
                <w:lang w:eastAsia="en-IN"/>
              </w:rPr>
              <w:tab/>
            </w:r>
            <w:r w:rsidRPr="002F7B72">
              <w:rPr>
                <w:rStyle w:val="Hyperlink"/>
                <w:noProof/>
              </w:rPr>
              <w:t>Bibliography</w:t>
            </w:r>
            <w:r>
              <w:rPr>
                <w:noProof/>
                <w:webHidden/>
              </w:rPr>
              <w:tab/>
            </w:r>
            <w:r>
              <w:rPr>
                <w:noProof/>
                <w:webHidden/>
              </w:rPr>
              <w:fldChar w:fldCharType="begin"/>
            </w:r>
            <w:r>
              <w:rPr>
                <w:noProof/>
                <w:webHidden/>
              </w:rPr>
              <w:instrText xml:space="preserve"> PAGEREF _Toc197713332 \h </w:instrText>
            </w:r>
            <w:r>
              <w:rPr>
                <w:noProof/>
                <w:webHidden/>
              </w:rPr>
            </w:r>
            <w:r>
              <w:rPr>
                <w:noProof/>
                <w:webHidden/>
              </w:rPr>
              <w:fldChar w:fldCharType="separate"/>
            </w:r>
            <w:r>
              <w:rPr>
                <w:noProof/>
                <w:webHidden/>
              </w:rPr>
              <w:t>35</w:t>
            </w:r>
            <w:r>
              <w:rPr>
                <w:noProof/>
                <w:webHidden/>
              </w:rPr>
              <w:fldChar w:fldCharType="end"/>
            </w:r>
          </w:hyperlink>
        </w:p>
        <w:p w14:paraId="7F38A0A8" w14:textId="24C992B9" w:rsidR="00A664E2" w:rsidRDefault="00A664E2">
          <w:pPr>
            <w:pStyle w:val="TOC2"/>
            <w:tabs>
              <w:tab w:val="left" w:pos="960"/>
              <w:tab w:val="right" w:leader="dot" w:pos="9016"/>
            </w:tabs>
            <w:rPr>
              <w:rFonts w:eastAsiaTheme="minorEastAsia"/>
              <w:noProof/>
              <w:lang w:eastAsia="en-IN"/>
            </w:rPr>
          </w:pPr>
          <w:hyperlink w:anchor="_Toc197713333" w:history="1">
            <w:r w:rsidRPr="002F7B72">
              <w:rPr>
                <w:rStyle w:val="Hyperlink"/>
                <w:noProof/>
              </w:rPr>
              <w:t>12.</w:t>
            </w:r>
            <w:r>
              <w:rPr>
                <w:rFonts w:eastAsiaTheme="minorEastAsia"/>
                <w:noProof/>
                <w:lang w:eastAsia="en-IN"/>
              </w:rPr>
              <w:tab/>
            </w:r>
            <w:r w:rsidRPr="002F7B72">
              <w:rPr>
                <w:rStyle w:val="Hyperlink"/>
                <w:noProof/>
              </w:rPr>
              <w:t>Appendix</w:t>
            </w:r>
            <w:r>
              <w:rPr>
                <w:noProof/>
                <w:webHidden/>
              </w:rPr>
              <w:tab/>
            </w:r>
            <w:r>
              <w:rPr>
                <w:noProof/>
                <w:webHidden/>
              </w:rPr>
              <w:fldChar w:fldCharType="begin"/>
            </w:r>
            <w:r>
              <w:rPr>
                <w:noProof/>
                <w:webHidden/>
              </w:rPr>
              <w:instrText xml:space="preserve"> PAGEREF _Toc197713333 \h </w:instrText>
            </w:r>
            <w:r>
              <w:rPr>
                <w:noProof/>
                <w:webHidden/>
              </w:rPr>
            </w:r>
            <w:r>
              <w:rPr>
                <w:noProof/>
                <w:webHidden/>
              </w:rPr>
              <w:fldChar w:fldCharType="separate"/>
            </w:r>
            <w:r>
              <w:rPr>
                <w:noProof/>
                <w:webHidden/>
              </w:rPr>
              <w:t>36</w:t>
            </w:r>
            <w:r>
              <w:rPr>
                <w:noProof/>
                <w:webHidden/>
              </w:rPr>
              <w:fldChar w:fldCharType="end"/>
            </w:r>
          </w:hyperlink>
        </w:p>
        <w:p w14:paraId="329C0A79" w14:textId="640E93FA" w:rsidR="00A664E2" w:rsidRDefault="00A664E2">
          <w:r>
            <w:rPr>
              <w:b/>
              <w:bCs/>
              <w:noProof/>
            </w:rPr>
            <w:fldChar w:fldCharType="end"/>
          </w:r>
        </w:p>
      </w:sdtContent>
    </w:sdt>
    <w:p w14:paraId="098C0E62" w14:textId="77777777" w:rsidR="00BB61A7" w:rsidRDefault="00BB61A7" w:rsidP="00CB65A4">
      <w:pPr>
        <w:rPr>
          <w:b/>
          <w:bCs/>
        </w:rPr>
      </w:pPr>
    </w:p>
    <w:p w14:paraId="4E4F6AAC" w14:textId="77777777" w:rsidR="005545DC" w:rsidRDefault="005545DC" w:rsidP="00CB65A4">
      <w:pPr>
        <w:rPr>
          <w:b/>
          <w:bCs/>
        </w:rPr>
      </w:pPr>
    </w:p>
    <w:p w14:paraId="6A6A20AB" w14:textId="77777777" w:rsidR="005545DC" w:rsidRDefault="005545DC" w:rsidP="00CB65A4">
      <w:pPr>
        <w:rPr>
          <w:b/>
          <w:bCs/>
        </w:rPr>
      </w:pPr>
    </w:p>
    <w:p w14:paraId="724CFE68" w14:textId="77777777" w:rsidR="005545DC" w:rsidRDefault="005545DC" w:rsidP="00CB65A4">
      <w:pPr>
        <w:rPr>
          <w:b/>
          <w:bCs/>
        </w:rPr>
      </w:pPr>
    </w:p>
    <w:p w14:paraId="07C8DBF5" w14:textId="77777777" w:rsidR="005545DC" w:rsidRDefault="005545DC" w:rsidP="00CB65A4">
      <w:pPr>
        <w:rPr>
          <w:b/>
          <w:bCs/>
        </w:rPr>
      </w:pPr>
    </w:p>
    <w:p w14:paraId="5F2C17E5" w14:textId="77777777" w:rsidR="005545DC" w:rsidRDefault="005545DC" w:rsidP="00CB65A4">
      <w:pPr>
        <w:rPr>
          <w:b/>
          <w:bCs/>
        </w:rPr>
      </w:pPr>
    </w:p>
    <w:p w14:paraId="6D423A8E" w14:textId="77777777" w:rsidR="005545DC" w:rsidRDefault="005545DC" w:rsidP="00CB65A4">
      <w:pPr>
        <w:rPr>
          <w:b/>
          <w:bCs/>
        </w:rPr>
      </w:pPr>
    </w:p>
    <w:p w14:paraId="3F8AA83A" w14:textId="77777777" w:rsidR="005545DC" w:rsidRDefault="005545DC" w:rsidP="00CB65A4">
      <w:pPr>
        <w:rPr>
          <w:b/>
          <w:bCs/>
        </w:rPr>
      </w:pPr>
    </w:p>
    <w:p w14:paraId="7CCC25CF" w14:textId="77777777" w:rsidR="005545DC" w:rsidRDefault="005545DC" w:rsidP="00CB65A4">
      <w:pPr>
        <w:rPr>
          <w:b/>
          <w:bCs/>
        </w:rPr>
      </w:pPr>
    </w:p>
    <w:p w14:paraId="0A15A61F" w14:textId="77777777" w:rsidR="005545DC" w:rsidRDefault="005545DC" w:rsidP="00CB65A4">
      <w:pPr>
        <w:rPr>
          <w:b/>
          <w:bCs/>
        </w:rPr>
      </w:pPr>
    </w:p>
    <w:p w14:paraId="53622129" w14:textId="77777777" w:rsidR="005545DC" w:rsidRDefault="005545DC" w:rsidP="00CB65A4">
      <w:pPr>
        <w:rPr>
          <w:b/>
          <w:bCs/>
        </w:rPr>
      </w:pPr>
    </w:p>
    <w:p w14:paraId="362AB435" w14:textId="77777777" w:rsidR="005545DC" w:rsidRDefault="005545DC" w:rsidP="00CB65A4">
      <w:pPr>
        <w:rPr>
          <w:b/>
          <w:bCs/>
        </w:rPr>
      </w:pPr>
    </w:p>
    <w:p w14:paraId="0E675618" w14:textId="77777777" w:rsidR="005545DC" w:rsidRDefault="005545DC" w:rsidP="00CB65A4">
      <w:pPr>
        <w:rPr>
          <w:b/>
          <w:bCs/>
        </w:rPr>
      </w:pPr>
    </w:p>
    <w:p w14:paraId="3EC2FDB8" w14:textId="77777777" w:rsidR="005545DC" w:rsidRPr="00A10995" w:rsidRDefault="005545DC" w:rsidP="005545DC">
      <w:pPr>
        <w:pStyle w:val="Heading2"/>
        <w:numPr>
          <w:ilvl w:val="0"/>
          <w:numId w:val="33"/>
        </w:numPr>
        <w:rPr>
          <w:sz w:val="22"/>
          <w:szCs w:val="22"/>
        </w:rPr>
      </w:pPr>
      <w:bookmarkStart w:id="1" w:name="_Toc197713322"/>
      <w:r w:rsidRPr="00A10995">
        <w:rPr>
          <w:sz w:val="22"/>
          <w:szCs w:val="22"/>
        </w:rPr>
        <w:t>Acknowledgments</w:t>
      </w:r>
      <w:bookmarkEnd w:id="1"/>
    </w:p>
    <w:p w14:paraId="598C40A0" w14:textId="77777777" w:rsidR="005545DC" w:rsidRPr="00A10995" w:rsidRDefault="005545DC" w:rsidP="005545DC">
      <w:pPr>
        <w:rPr>
          <w:sz w:val="22"/>
          <w:szCs w:val="22"/>
        </w:rPr>
      </w:pPr>
      <w:r w:rsidRPr="00A10995">
        <w:rPr>
          <w:sz w:val="22"/>
          <w:szCs w:val="22"/>
        </w:rPr>
        <w:t>I would like to express my sincere gratitude to all those who have supported and guided me throughout the course of this research project.</w:t>
      </w:r>
    </w:p>
    <w:p w14:paraId="74983095" w14:textId="77777777" w:rsidR="005545DC" w:rsidRPr="00A10995" w:rsidRDefault="005545DC" w:rsidP="005545DC">
      <w:pPr>
        <w:rPr>
          <w:sz w:val="22"/>
          <w:szCs w:val="22"/>
        </w:rPr>
      </w:pPr>
      <w:r w:rsidRPr="00A10995">
        <w:rPr>
          <w:sz w:val="22"/>
          <w:szCs w:val="22"/>
        </w:rPr>
        <w:t>First and foremost, I am deeply thankful to Professor Yang Li for his invaluable guidance, insightful feedback, and unwavering encouragement. His expertise and mentorship have been instrumental in shaping this work.</w:t>
      </w:r>
    </w:p>
    <w:p w14:paraId="0D8CCB01" w14:textId="77777777" w:rsidR="005545DC" w:rsidRPr="00A10995" w:rsidRDefault="005545DC" w:rsidP="005545DC">
      <w:pPr>
        <w:rPr>
          <w:sz w:val="22"/>
          <w:szCs w:val="22"/>
        </w:rPr>
      </w:pPr>
      <w:r w:rsidRPr="00A10995">
        <w:rPr>
          <w:sz w:val="22"/>
          <w:szCs w:val="22"/>
        </w:rPr>
        <w:t>I also extend my appreciation to the University of Glasgow for providing access to the necessary resources and datasets, particularly the UCI Student Dropout dataset, which served as the foundation for this study.</w:t>
      </w:r>
    </w:p>
    <w:p w14:paraId="6D54970A" w14:textId="77777777" w:rsidR="005545DC" w:rsidRPr="00A10995" w:rsidRDefault="005545DC" w:rsidP="005545DC">
      <w:pPr>
        <w:rPr>
          <w:sz w:val="22"/>
          <w:szCs w:val="22"/>
        </w:rPr>
      </w:pPr>
      <w:r w:rsidRPr="00A10995">
        <w:rPr>
          <w:sz w:val="22"/>
          <w:szCs w:val="22"/>
        </w:rPr>
        <w:t>My heartfelt thanks go to my family and friends for their constant support and motivation. Their belief in me has been a source of strength throughout this journey.</w:t>
      </w:r>
    </w:p>
    <w:p w14:paraId="613344E1" w14:textId="77777777" w:rsidR="005545DC" w:rsidRPr="00A10995" w:rsidRDefault="005545DC" w:rsidP="005545DC">
      <w:pPr>
        <w:rPr>
          <w:sz w:val="22"/>
          <w:szCs w:val="22"/>
        </w:rPr>
      </w:pPr>
      <w:r w:rsidRPr="00A10995">
        <w:rPr>
          <w:sz w:val="22"/>
          <w:szCs w:val="22"/>
        </w:rPr>
        <w:t>Lastly, I acknowledge the contributions of the broader academic community, whose research and publications have informed and inspired this work.</w:t>
      </w:r>
    </w:p>
    <w:p w14:paraId="512F590F" w14:textId="77777777" w:rsidR="00A74B08" w:rsidRDefault="00A74B08">
      <w:pPr>
        <w:rPr>
          <w:rFonts w:asciiTheme="majorHAnsi" w:eastAsiaTheme="majorEastAsia" w:hAnsiTheme="majorHAnsi" w:cstheme="majorBidi"/>
          <w:color w:val="0F4761" w:themeColor="accent1" w:themeShade="BF"/>
          <w:sz w:val="32"/>
          <w:szCs w:val="32"/>
        </w:rPr>
      </w:pPr>
      <w:r>
        <w:br w:type="page"/>
      </w:r>
    </w:p>
    <w:p w14:paraId="25D46B40" w14:textId="1024070E" w:rsidR="00CB65A4" w:rsidRPr="00A10995" w:rsidRDefault="00CB65A4" w:rsidP="00472DE1">
      <w:pPr>
        <w:pStyle w:val="Heading2"/>
        <w:numPr>
          <w:ilvl w:val="0"/>
          <w:numId w:val="33"/>
        </w:numPr>
        <w:rPr>
          <w:sz w:val="22"/>
          <w:szCs w:val="22"/>
        </w:rPr>
      </w:pPr>
      <w:bookmarkStart w:id="2" w:name="_Toc197713323"/>
      <w:r w:rsidRPr="00A10995">
        <w:rPr>
          <w:sz w:val="22"/>
          <w:szCs w:val="22"/>
        </w:rPr>
        <w:lastRenderedPageBreak/>
        <w:t>Abstract</w:t>
      </w:r>
      <w:bookmarkEnd w:id="2"/>
    </w:p>
    <w:p w14:paraId="61232ED2" w14:textId="77777777" w:rsidR="00CB65A4" w:rsidRPr="00A10995" w:rsidRDefault="00CB65A4" w:rsidP="00CB65A4">
      <w:pPr>
        <w:rPr>
          <w:sz w:val="20"/>
          <w:szCs w:val="20"/>
        </w:rPr>
      </w:pPr>
      <w:r w:rsidRPr="00A10995">
        <w:rPr>
          <w:sz w:val="20"/>
          <w:szCs w:val="20"/>
        </w:rPr>
        <w:t>Student dropout in higher education is a critical issue, impacting individual opportunities and institutional effectiveness. This study leverages the UCI Student Dropout and Academic Success dataset, comprising 4,424 student records with 37 variables, to predict outcomes classified as Dropout, Enrolled, or Graduate. Five machine learning algorithms—Random Forest, Support Vector Machine (SVM), K-Nearest Neighbors (KNN), Regression Tree, and LightGBM—were applied to model student trajectories. Extensive preprocessing included missing value checks, categorical encoding, near-zero variance removal, and feature engineering. Exploratory Data Analysis (EDA) utilized visualizations like boxplots, histograms, pie charts, and correlation heatmaps to uncover feature relationships. Models were evaluated using accuracy, precision, recall, F1-score, and confusion matrices, with 5-fold cross-validation. Random Forest achieved the highest accuracy (78.87%), followed by SVM (77.29%), Regression Tree (75.59%), KNN (59.32%), and LightGBM (33.79%). R script outputs, including summary statistics, confusion matrices, and visualizations, identified key predictors such as academic performance and socio-economic factors. These outputs provide actionable insights for early identification of at-risk students, supporting interventions like academic tutoring and financial aid to reduce dropout rates and enhance academic success.</w:t>
      </w:r>
    </w:p>
    <w:p w14:paraId="1151D1E0" w14:textId="6D0EB225" w:rsidR="00A74B08" w:rsidRPr="00CB65A4" w:rsidRDefault="00A74B08" w:rsidP="00CB65A4"/>
    <w:p w14:paraId="42DCEE82" w14:textId="77777777" w:rsidR="00CB65A4" w:rsidRPr="00A10995" w:rsidRDefault="00CB65A4" w:rsidP="00472DE1">
      <w:pPr>
        <w:pStyle w:val="Heading1"/>
        <w:numPr>
          <w:ilvl w:val="0"/>
          <w:numId w:val="33"/>
        </w:numPr>
        <w:rPr>
          <w:sz w:val="22"/>
          <w:szCs w:val="22"/>
        </w:rPr>
      </w:pPr>
      <w:bookmarkStart w:id="3" w:name="_Toc197713324"/>
      <w:r w:rsidRPr="00A10995">
        <w:rPr>
          <w:sz w:val="22"/>
          <w:szCs w:val="22"/>
        </w:rPr>
        <w:t>Introduction</w:t>
      </w:r>
      <w:bookmarkEnd w:id="3"/>
    </w:p>
    <w:p w14:paraId="30B6DC86" w14:textId="77777777" w:rsidR="00CB65A4" w:rsidRPr="00A10995" w:rsidRDefault="00CB65A4" w:rsidP="00CB65A4">
      <w:pPr>
        <w:rPr>
          <w:sz w:val="22"/>
          <w:szCs w:val="22"/>
        </w:rPr>
      </w:pPr>
      <w:r w:rsidRPr="00A10995">
        <w:rPr>
          <w:sz w:val="22"/>
          <w:szCs w:val="22"/>
        </w:rPr>
        <w:t>Higher education is a vital pathway for individual and societal advancement, equipping students with skills for economic and social contributions. However, student dropout remains a pervasive challenge, with rates of 30–50% in Europe and 37% in the United States (OECD, 2016). Dropout leads to lost opportunities, financial burdens for institutions, and reduced workforce capabilities. Predictive analytics, powered by machine learning, offers a solution by identifying at-risk students early, enabling targeted interventions such as academic support, counselling, or financial aid.</w:t>
      </w:r>
    </w:p>
    <w:p w14:paraId="7236DEB6" w14:textId="77777777" w:rsidR="00CB65A4" w:rsidRPr="00A10995" w:rsidRDefault="00CB65A4" w:rsidP="00CB65A4">
      <w:pPr>
        <w:rPr>
          <w:sz w:val="22"/>
          <w:szCs w:val="22"/>
        </w:rPr>
      </w:pPr>
      <w:r w:rsidRPr="00A10995">
        <w:rPr>
          <w:sz w:val="22"/>
          <w:szCs w:val="22"/>
        </w:rPr>
        <w:t>This study utilizes the UCI Student Dropout and Academic Success dataset, contributed by Marques de Sá et al., collected from a Portuguese higher education institution between 2008 and 2015. The dataset includes 4,424 student records from undergraduate programs in Information Technology and Management, capturing 37 variables across:</w:t>
      </w:r>
    </w:p>
    <w:p w14:paraId="3E0AEABF" w14:textId="77777777" w:rsidR="00CB65A4" w:rsidRPr="00A10995" w:rsidRDefault="00CB65A4" w:rsidP="00CB65A4">
      <w:pPr>
        <w:numPr>
          <w:ilvl w:val="0"/>
          <w:numId w:val="2"/>
        </w:numPr>
        <w:rPr>
          <w:sz w:val="22"/>
          <w:szCs w:val="22"/>
        </w:rPr>
      </w:pPr>
      <w:r w:rsidRPr="00A10995">
        <w:rPr>
          <w:b/>
          <w:bCs/>
          <w:sz w:val="22"/>
          <w:szCs w:val="22"/>
        </w:rPr>
        <w:t>Demographic</w:t>
      </w:r>
      <w:r w:rsidRPr="00A10995">
        <w:rPr>
          <w:sz w:val="22"/>
          <w:szCs w:val="22"/>
        </w:rPr>
        <w:t>: Age at enrolment, gender, marital status, nationality.</w:t>
      </w:r>
    </w:p>
    <w:p w14:paraId="43DC7A54" w14:textId="77777777" w:rsidR="00CB65A4" w:rsidRPr="00A10995" w:rsidRDefault="00CB65A4" w:rsidP="00CB65A4">
      <w:pPr>
        <w:numPr>
          <w:ilvl w:val="0"/>
          <w:numId w:val="2"/>
        </w:numPr>
        <w:rPr>
          <w:sz w:val="22"/>
          <w:szCs w:val="22"/>
        </w:rPr>
      </w:pPr>
      <w:r w:rsidRPr="00A10995">
        <w:rPr>
          <w:b/>
          <w:bCs/>
          <w:sz w:val="22"/>
          <w:szCs w:val="22"/>
        </w:rPr>
        <w:t>Academic</w:t>
      </w:r>
      <w:r w:rsidRPr="00A10995">
        <w:rPr>
          <w:sz w:val="22"/>
          <w:szCs w:val="22"/>
        </w:rPr>
        <w:t>: Course, previous qualification, admission grade, curricular units.</w:t>
      </w:r>
    </w:p>
    <w:p w14:paraId="7C4DB34A" w14:textId="77777777" w:rsidR="00CB65A4" w:rsidRPr="00A10995" w:rsidRDefault="00CB65A4" w:rsidP="00CB65A4">
      <w:pPr>
        <w:numPr>
          <w:ilvl w:val="0"/>
          <w:numId w:val="2"/>
        </w:numPr>
        <w:rPr>
          <w:sz w:val="22"/>
          <w:szCs w:val="22"/>
        </w:rPr>
      </w:pPr>
      <w:r w:rsidRPr="00A10995">
        <w:rPr>
          <w:b/>
          <w:bCs/>
          <w:sz w:val="22"/>
          <w:szCs w:val="22"/>
        </w:rPr>
        <w:t>Socio-economic</w:t>
      </w:r>
      <w:r w:rsidRPr="00A10995">
        <w:rPr>
          <w:sz w:val="22"/>
          <w:szCs w:val="22"/>
        </w:rPr>
        <w:t>: Parental qualifications, occupations, scholarship status.</w:t>
      </w:r>
    </w:p>
    <w:p w14:paraId="4BE428B9" w14:textId="77777777" w:rsidR="00CB65A4" w:rsidRPr="00A10995" w:rsidRDefault="00CB65A4" w:rsidP="00CB65A4">
      <w:pPr>
        <w:numPr>
          <w:ilvl w:val="0"/>
          <w:numId w:val="2"/>
        </w:numPr>
        <w:rPr>
          <w:sz w:val="22"/>
          <w:szCs w:val="22"/>
        </w:rPr>
      </w:pPr>
      <w:r w:rsidRPr="00A10995">
        <w:rPr>
          <w:b/>
          <w:bCs/>
          <w:sz w:val="22"/>
          <w:szCs w:val="22"/>
        </w:rPr>
        <w:t>Economic</w:t>
      </w:r>
      <w:r w:rsidRPr="00A10995">
        <w:rPr>
          <w:sz w:val="22"/>
          <w:szCs w:val="22"/>
        </w:rPr>
        <w:t>: Unemployment rate, inflation rate, GDP.</w:t>
      </w:r>
    </w:p>
    <w:p w14:paraId="0AFB3161" w14:textId="77777777" w:rsidR="00CB65A4" w:rsidRPr="00A10995" w:rsidRDefault="00CB65A4" w:rsidP="00CB65A4">
      <w:pPr>
        <w:rPr>
          <w:sz w:val="22"/>
          <w:szCs w:val="22"/>
        </w:rPr>
      </w:pPr>
      <w:r w:rsidRPr="00A10995">
        <w:rPr>
          <w:sz w:val="22"/>
          <w:szCs w:val="22"/>
        </w:rPr>
        <w:t>The target variable classifies students as Dropout (32.12%), Enrolled (17.95%), or Graduate (49.93%), reflecting diverse academic trajectories. The high dropout rate underscores the need for predictive models to support retention efforts.</w:t>
      </w:r>
    </w:p>
    <w:p w14:paraId="61A2067E" w14:textId="77777777" w:rsidR="00CB65A4" w:rsidRPr="00A10995" w:rsidRDefault="00CB65A4" w:rsidP="00CB65A4">
      <w:pPr>
        <w:rPr>
          <w:sz w:val="22"/>
          <w:szCs w:val="22"/>
        </w:rPr>
      </w:pPr>
      <w:r w:rsidRPr="00A10995">
        <w:rPr>
          <w:sz w:val="22"/>
          <w:szCs w:val="22"/>
        </w:rPr>
        <w:t>The research employs five machine learning algorithms—Random Forest, Support Vector Machine (SVM), K-Nearest Neighbors (KNN), Regression Tree, and LightGBM—to predict student outcomes and identify key dropout predictors. These algorithms were selected for their complementary strengths:</w:t>
      </w:r>
    </w:p>
    <w:p w14:paraId="1FDFE8B7" w14:textId="77777777" w:rsidR="00CB65A4" w:rsidRPr="00A10995" w:rsidRDefault="00CB65A4" w:rsidP="00CB65A4">
      <w:pPr>
        <w:numPr>
          <w:ilvl w:val="0"/>
          <w:numId w:val="3"/>
        </w:numPr>
        <w:rPr>
          <w:sz w:val="22"/>
          <w:szCs w:val="22"/>
        </w:rPr>
      </w:pPr>
      <w:r w:rsidRPr="00A10995">
        <w:rPr>
          <w:sz w:val="22"/>
          <w:szCs w:val="22"/>
        </w:rPr>
        <w:lastRenderedPageBreak/>
        <w:t>Random Forest uses ensemble learning to reduce overfitting.</w:t>
      </w:r>
    </w:p>
    <w:p w14:paraId="6BEF7F42" w14:textId="77777777" w:rsidR="00CB65A4" w:rsidRPr="00A10995" w:rsidRDefault="00CB65A4" w:rsidP="00CB65A4">
      <w:pPr>
        <w:numPr>
          <w:ilvl w:val="0"/>
          <w:numId w:val="3"/>
        </w:numPr>
        <w:rPr>
          <w:sz w:val="22"/>
          <w:szCs w:val="22"/>
        </w:rPr>
      </w:pPr>
      <w:r w:rsidRPr="00A10995">
        <w:rPr>
          <w:sz w:val="22"/>
          <w:szCs w:val="22"/>
        </w:rPr>
        <w:t>SVM optimizes classification boundaries for high-dimensional data.</w:t>
      </w:r>
    </w:p>
    <w:p w14:paraId="5DF1EB74" w14:textId="77777777" w:rsidR="00CB65A4" w:rsidRPr="00A10995" w:rsidRDefault="00CB65A4" w:rsidP="00CB65A4">
      <w:pPr>
        <w:numPr>
          <w:ilvl w:val="0"/>
          <w:numId w:val="3"/>
        </w:numPr>
        <w:rPr>
          <w:sz w:val="22"/>
          <w:szCs w:val="22"/>
        </w:rPr>
      </w:pPr>
      <w:r w:rsidRPr="00A10995">
        <w:rPr>
          <w:sz w:val="22"/>
          <w:szCs w:val="22"/>
        </w:rPr>
        <w:t>KNN leverages similarity-based predictions.</w:t>
      </w:r>
    </w:p>
    <w:p w14:paraId="24E2B14F" w14:textId="77777777" w:rsidR="00CB65A4" w:rsidRPr="00A10995" w:rsidRDefault="00CB65A4" w:rsidP="00CB65A4">
      <w:pPr>
        <w:numPr>
          <w:ilvl w:val="0"/>
          <w:numId w:val="3"/>
        </w:numPr>
        <w:rPr>
          <w:sz w:val="22"/>
          <w:szCs w:val="22"/>
        </w:rPr>
      </w:pPr>
      <w:r w:rsidRPr="00A10995">
        <w:rPr>
          <w:sz w:val="22"/>
          <w:szCs w:val="22"/>
        </w:rPr>
        <w:t>Regression Tree provides interpretable decision paths.</w:t>
      </w:r>
    </w:p>
    <w:p w14:paraId="27B8FA51" w14:textId="77777777" w:rsidR="00CB65A4" w:rsidRPr="00A10995" w:rsidRDefault="00CB65A4" w:rsidP="00CB65A4">
      <w:pPr>
        <w:numPr>
          <w:ilvl w:val="0"/>
          <w:numId w:val="3"/>
        </w:numPr>
        <w:rPr>
          <w:sz w:val="22"/>
          <w:szCs w:val="22"/>
        </w:rPr>
      </w:pPr>
      <w:r w:rsidRPr="00A10995">
        <w:rPr>
          <w:sz w:val="22"/>
          <w:szCs w:val="22"/>
        </w:rPr>
        <w:t>LightGBM offers gradient boosting for handling imbalanced data.</w:t>
      </w:r>
    </w:p>
    <w:p w14:paraId="7E67CE5D" w14:textId="77777777" w:rsidR="00CB65A4" w:rsidRPr="00A10995" w:rsidRDefault="00CB65A4" w:rsidP="00CB65A4">
      <w:pPr>
        <w:rPr>
          <w:sz w:val="22"/>
          <w:szCs w:val="22"/>
        </w:rPr>
      </w:pPr>
      <w:r w:rsidRPr="00A10995">
        <w:rPr>
          <w:sz w:val="22"/>
          <w:szCs w:val="22"/>
        </w:rPr>
        <w:t>The study aims to:</w:t>
      </w:r>
    </w:p>
    <w:p w14:paraId="6F64B6ED" w14:textId="77777777" w:rsidR="00CB65A4" w:rsidRPr="00A10995" w:rsidRDefault="00CB65A4" w:rsidP="00CB65A4">
      <w:pPr>
        <w:numPr>
          <w:ilvl w:val="0"/>
          <w:numId w:val="4"/>
        </w:numPr>
        <w:rPr>
          <w:sz w:val="22"/>
          <w:szCs w:val="22"/>
        </w:rPr>
      </w:pPr>
      <w:r w:rsidRPr="00A10995">
        <w:rPr>
          <w:sz w:val="22"/>
          <w:szCs w:val="22"/>
        </w:rPr>
        <w:t>Develop accurate predictive models for student outcomes.</w:t>
      </w:r>
    </w:p>
    <w:p w14:paraId="05CA86BB" w14:textId="77777777" w:rsidR="00CB65A4" w:rsidRPr="00A10995" w:rsidRDefault="00CB65A4" w:rsidP="00CB65A4">
      <w:pPr>
        <w:numPr>
          <w:ilvl w:val="0"/>
          <w:numId w:val="4"/>
        </w:numPr>
        <w:rPr>
          <w:sz w:val="22"/>
          <w:szCs w:val="22"/>
        </w:rPr>
      </w:pPr>
      <w:r w:rsidRPr="00A10995">
        <w:rPr>
          <w:sz w:val="22"/>
          <w:szCs w:val="22"/>
        </w:rPr>
        <w:t>Identify critical factors influencing dropout and academic success.</w:t>
      </w:r>
    </w:p>
    <w:p w14:paraId="459F6550" w14:textId="77777777" w:rsidR="00CB65A4" w:rsidRPr="00A10995" w:rsidRDefault="00CB65A4" w:rsidP="00CB65A4">
      <w:pPr>
        <w:numPr>
          <w:ilvl w:val="0"/>
          <w:numId w:val="4"/>
        </w:numPr>
        <w:rPr>
          <w:sz w:val="22"/>
          <w:szCs w:val="22"/>
        </w:rPr>
      </w:pPr>
      <w:r w:rsidRPr="00A10995">
        <w:rPr>
          <w:sz w:val="22"/>
          <w:szCs w:val="22"/>
        </w:rPr>
        <w:t>Evaluate model performance using accuracy, precision, recall, F1-score, and confusion matrices.</w:t>
      </w:r>
    </w:p>
    <w:p w14:paraId="0EFE7C71" w14:textId="77777777" w:rsidR="00CB65A4" w:rsidRPr="00A10995" w:rsidRDefault="00CB65A4" w:rsidP="00CB65A4">
      <w:pPr>
        <w:numPr>
          <w:ilvl w:val="0"/>
          <w:numId w:val="4"/>
        </w:numPr>
        <w:rPr>
          <w:sz w:val="22"/>
          <w:szCs w:val="22"/>
        </w:rPr>
      </w:pPr>
      <w:r w:rsidRPr="00A10995">
        <w:rPr>
          <w:sz w:val="22"/>
          <w:szCs w:val="22"/>
        </w:rPr>
        <w:t>Generate visualizations (boxplots, histograms, pie charts, bar charts, confusion matrices) to interpret results.</w:t>
      </w:r>
    </w:p>
    <w:p w14:paraId="53F8AE60" w14:textId="77777777" w:rsidR="00CB65A4" w:rsidRPr="00A10995" w:rsidRDefault="00CB65A4" w:rsidP="00CB65A4">
      <w:pPr>
        <w:numPr>
          <w:ilvl w:val="0"/>
          <w:numId w:val="4"/>
        </w:numPr>
        <w:rPr>
          <w:sz w:val="22"/>
          <w:szCs w:val="22"/>
        </w:rPr>
      </w:pPr>
      <w:r w:rsidRPr="00A10995">
        <w:rPr>
          <w:sz w:val="22"/>
          <w:szCs w:val="22"/>
        </w:rPr>
        <w:t>Provide actionable insights for educational interventions.</w:t>
      </w:r>
    </w:p>
    <w:p w14:paraId="064682FA" w14:textId="77777777" w:rsidR="00CB65A4" w:rsidRPr="00A10995" w:rsidRDefault="00CB65A4" w:rsidP="00CB65A4">
      <w:pPr>
        <w:rPr>
          <w:sz w:val="22"/>
          <w:szCs w:val="22"/>
        </w:rPr>
      </w:pPr>
      <w:r w:rsidRPr="00A10995">
        <w:rPr>
          <w:sz w:val="22"/>
          <w:szCs w:val="22"/>
        </w:rPr>
        <w:t>Implemented in R with libraries like caret, randomForest, e1071, rpart, lightgbm, and ggplot2, the study leverages a robust methodology to process the dataset, train models, and analyse outputs. R script outputs, including summary statistics, confusion matrices, and visualizations, highlight predictors like academic performance and socio-economic factors. These outputs support early warning systems, enabling institutions to reduce the 32.1% dropout rate and enhance student success through data-driven strategies.</w:t>
      </w:r>
    </w:p>
    <w:p w14:paraId="5A1B6C16" w14:textId="77777777" w:rsidR="00CB65A4" w:rsidRPr="00472DE1" w:rsidRDefault="00CB65A4" w:rsidP="00472DE1">
      <w:pPr>
        <w:pStyle w:val="Heading2"/>
        <w:numPr>
          <w:ilvl w:val="0"/>
          <w:numId w:val="33"/>
        </w:numPr>
        <w:rPr>
          <w:sz w:val="22"/>
          <w:szCs w:val="22"/>
        </w:rPr>
      </w:pPr>
      <w:bookmarkStart w:id="4" w:name="_Toc197713325"/>
      <w:r w:rsidRPr="00472DE1">
        <w:rPr>
          <w:sz w:val="22"/>
          <w:szCs w:val="22"/>
        </w:rPr>
        <w:t>Background</w:t>
      </w:r>
      <w:bookmarkEnd w:id="4"/>
    </w:p>
    <w:p w14:paraId="690E7BD4" w14:textId="77777777" w:rsidR="00CB65A4" w:rsidRPr="00E71F6C" w:rsidRDefault="00CB65A4" w:rsidP="00CB65A4">
      <w:pPr>
        <w:rPr>
          <w:sz w:val="22"/>
          <w:szCs w:val="22"/>
        </w:rPr>
      </w:pPr>
      <w:r w:rsidRPr="00E71F6C">
        <w:rPr>
          <w:sz w:val="22"/>
          <w:szCs w:val="22"/>
        </w:rPr>
        <w:t>Student attrition in higher education is a complex issue driven by academic, socio-economic, and personal factors. Academic underperformance, such as low grades or failure to complete curricular units, often signals dropout risk. Socio-economic challenges, including financial constraints, parental education levels, or employment status, exacerbate this risk, particularly for students from disadvantaged backgrounds. Personal factors, such as motivation, health issues, or family responsibilities, further complicate retention. These multifaceted influences necessitate advanced analytical approaches to predict and mitigate dropout.</w:t>
      </w:r>
    </w:p>
    <w:p w14:paraId="6BB16D2C" w14:textId="6D72E805" w:rsidR="00CB65A4" w:rsidRPr="00E71F6C" w:rsidRDefault="00CB65A4" w:rsidP="00CB65A4">
      <w:pPr>
        <w:rPr>
          <w:sz w:val="22"/>
          <w:szCs w:val="22"/>
        </w:rPr>
      </w:pPr>
      <w:r w:rsidRPr="00E71F6C">
        <w:rPr>
          <w:sz w:val="22"/>
          <w:szCs w:val="22"/>
        </w:rPr>
        <w:t xml:space="preserve">Educational Data Mining (EDM) applies machine learning to </w:t>
      </w:r>
      <w:r w:rsidR="00A470CD" w:rsidRPr="00E71F6C">
        <w:rPr>
          <w:sz w:val="22"/>
          <w:szCs w:val="22"/>
        </w:rPr>
        <w:t>analyse</w:t>
      </w:r>
      <w:r w:rsidRPr="00E71F6C">
        <w:rPr>
          <w:sz w:val="22"/>
          <w:szCs w:val="22"/>
        </w:rPr>
        <w:t xml:space="preserve"> student data, uncovering patterns that inform interventions. The UCI Student Dropout dataset is a prime example, offering a comprehensive set of variables to model student outcomes. Demographic attributes provide context on student diversity, academic metrics reflect performance, socio-economic variables capture external influences, and economic indicators contextualize broader conditions. This diversity enables holistic </w:t>
      </w:r>
      <w:r w:rsidR="00A470CD" w:rsidRPr="00E71F6C">
        <w:rPr>
          <w:sz w:val="22"/>
          <w:szCs w:val="22"/>
        </w:rPr>
        <w:t>modelling</w:t>
      </w:r>
      <w:r w:rsidRPr="00E71F6C">
        <w:rPr>
          <w:sz w:val="22"/>
          <w:szCs w:val="22"/>
        </w:rPr>
        <w:t xml:space="preserve"> of student trajectories.</w:t>
      </w:r>
    </w:p>
    <w:p w14:paraId="10B6262D" w14:textId="77777777" w:rsidR="00CB65A4" w:rsidRPr="00E71F6C" w:rsidRDefault="00CB65A4" w:rsidP="00CB65A4">
      <w:pPr>
        <w:rPr>
          <w:sz w:val="22"/>
          <w:szCs w:val="22"/>
        </w:rPr>
      </w:pPr>
      <w:r w:rsidRPr="00E71F6C">
        <w:rPr>
          <w:sz w:val="22"/>
          <w:szCs w:val="22"/>
        </w:rPr>
        <w:t xml:space="preserve">Machine learning algorithms like Random Forest, SVM, KNN, Regression Tree, and LightGBM are well-suited for EDM. Random Forest reduces overfitting through ensemble learning, averaging predictions across multiple decision trees. SVM optimizes classification boundaries, effective for high-dimensional data. KNN predicts based on similarity to nearest neighbors, while </w:t>
      </w:r>
      <w:r w:rsidRPr="00E71F6C">
        <w:rPr>
          <w:sz w:val="22"/>
          <w:szCs w:val="22"/>
        </w:rPr>
        <w:lastRenderedPageBreak/>
        <w:t>Regression Tree provides interpretable decision paths. LightGBM leverages gradient boosting to handle imbalanced datasets. By applying these algorithms, this study aims to predict dropout accurately and identify actionable predictors, such as low grades or lack of scholarships.</w:t>
      </w:r>
    </w:p>
    <w:p w14:paraId="36E3431F" w14:textId="77777777" w:rsidR="00CB65A4" w:rsidRPr="00E71F6C" w:rsidRDefault="00CB65A4" w:rsidP="00CB65A4">
      <w:pPr>
        <w:rPr>
          <w:sz w:val="22"/>
          <w:szCs w:val="22"/>
        </w:rPr>
      </w:pPr>
      <w:r w:rsidRPr="00E71F6C">
        <w:rPr>
          <w:sz w:val="22"/>
          <w:szCs w:val="22"/>
        </w:rPr>
        <w:t>The impact of reducing dropout extends beyond academia. Graduates contribute to economic growth, innovation, and social equity. Predictive models enable institutions to allocate resources efficiently, targeting interventions to at-risk students. For example, identifying students with low academic performance early allows for tutoring programs, while recognizing financial barriers supports scholarship allocation. This study’s findings have the potential to inform institutional policies, enhance retention strategies, and improve student outcomes globally.</w:t>
      </w:r>
    </w:p>
    <w:p w14:paraId="4792CDA2" w14:textId="77777777" w:rsidR="00CB65A4" w:rsidRPr="00A10995" w:rsidRDefault="00CB65A4" w:rsidP="00472DE1">
      <w:pPr>
        <w:pStyle w:val="Heading2"/>
        <w:numPr>
          <w:ilvl w:val="0"/>
          <w:numId w:val="33"/>
        </w:numPr>
        <w:rPr>
          <w:sz w:val="22"/>
          <w:szCs w:val="22"/>
        </w:rPr>
      </w:pPr>
      <w:bookmarkStart w:id="5" w:name="_Toc197713326"/>
      <w:r w:rsidRPr="00A10995">
        <w:rPr>
          <w:sz w:val="22"/>
          <w:szCs w:val="22"/>
        </w:rPr>
        <w:t>Literature Review</w:t>
      </w:r>
      <w:bookmarkEnd w:id="5"/>
    </w:p>
    <w:p w14:paraId="65E7A3BB" w14:textId="77777777" w:rsidR="00CB65A4" w:rsidRPr="00A10995" w:rsidRDefault="00CB65A4" w:rsidP="00CB65A4">
      <w:pPr>
        <w:rPr>
          <w:sz w:val="22"/>
          <w:szCs w:val="22"/>
        </w:rPr>
      </w:pPr>
      <w:r w:rsidRPr="00A10995">
        <w:rPr>
          <w:sz w:val="22"/>
          <w:szCs w:val="22"/>
        </w:rPr>
        <w:t>Educational Data Mining (EDM) has revolutionized dropout prediction by leveraging machine learning to analyse student data. Sharma et al. (2016) conducted a systematic review of dropout prediction studies in India from 2004 to 2016, identifying four EDM approaches: classification, clustering, prediction, and association rule mining. Classification, the most prevalent, utilized algorithms like Support Vector Machines (SVM), Decision Trees, Neural Networks, Logistic Regression, Naïve Bayes, and Random Forest. Variables included academic metrics (e.g., high school grades, semester grades), demographic factors (e.g., gender, age), socio-economic indicators (e.g., parental education, family income), and behavioural data (e.g., attendance, study habits). The review highlighted challenges in feature selection, model consistency, and handling class imbalances, advocating for robust preprocessing and evaluation methods.</w:t>
      </w:r>
    </w:p>
    <w:p w14:paraId="02811BA6" w14:textId="77777777" w:rsidR="00CB65A4" w:rsidRPr="00A10995" w:rsidRDefault="00CB65A4" w:rsidP="00CB65A4">
      <w:pPr>
        <w:rPr>
          <w:sz w:val="22"/>
          <w:szCs w:val="22"/>
        </w:rPr>
      </w:pPr>
      <w:r w:rsidRPr="00A10995">
        <w:rPr>
          <w:sz w:val="22"/>
          <w:szCs w:val="22"/>
        </w:rPr>
        <w:t>Global dropout statistics underscore the issue’s severity. The OECD (2016) reported dropout rates of 30–50% in Europe and 37% in the U.S., emphasizing the need for predictive models to identify at-risk students early. Kostiantyn et al. (2004) analysed a Hellenic Open University dataset of 354 students, achieving 82% accuracy with Naïve Bayes by the academic term’s end. The study emphasized the importance of feature selection, requiring at least 70 instances for reliable predictions, and suggested advanced discretization techniques to enhance accuracy.</w:t>
      </w:r>
    </w:p>
    <w:p w14:paraId="2E0E5332" w14:textId="77777777" w:rsidR="00CB65A4" w:rsidRPr="00A10995" w:rsidRDefault="00CB65A4" w:rsidP="00CB65A4">
      <w:pPr>
        <w:rPr>
          <w:sz w:val="22"/>
          <w:szCs w:val="22"/>
        </w:rPr>
      </w:pPr>
      <w:r w:rsidRPr="00A10995">
        <w:rPr>
          <w:sz w:val="22"/>
          <w:szCs w:val="22"/>
        </w:rPr>
        <w:t>Cortez and Silva (2008) explored secondary school performance prediction using a dataset of 788 Portuguese students. They applied Decision Trees, Random Forest, Neural Networks, and SVM to predict pass/fail outcomes, achieving up to 93% accuracy with Decision Trees when incorporating early semester grades. Non-academic factors, such as parental education, absences, and alcohol consumption, significantly influenced outcomes, highlighting the need for holistic models that consider diverse predictors.</w:t>
      </w:r>
    </w:p>
    <w:p w14:paraId="769A7F3A" w14:textId="77777777" w:rsidR="00CB65A4" w:rsidRPr="00A10995" w:rsidRDefault="00CB65A4" w:rsidP="00CB65A4">
      <w:pPr>
        <w:rPr>
          <w:sz w:val="22"/>
          <w:szCs w:val="22"/>
        </w:rPr>
      </w:pPr>
      <w:r w:rsidRPr="00A10995">
        <w:rPr>
          <w:sz w:val="22"/>
          <w:szCs w:val="22"/>
        </w:rPr>
        <w:t>Oloruntoba et al. (2017) utilized SVM regression to predict student CGPA based on prior academic results, achieving 98% accuracy with a Radial Basis Function (RBF) kernel. The study proposed integrating optimization techniques like Particle Swarm Optimization to further enhance performance. Al-Barrak and Al-Razgan (2016) compared Naïve Bayes, J48 Decision Trees, and Random Forest for student performance prediction in Saudi universities, finding Random Forest effective due to its balance of accuracy and interpretability.</w:t>
      </w:r>
    </w:p>
    <w:p w14:paraId="200FD1A7" w14:textId="77777777" w:rsidR="00CB65A4" w:rsidRPr="00A10995" w:rsidRDefault="00CB65A4" w:rsidP="00CB65A4">
      <w:pPr>
        <w:rPr>
          <w:sz w:val="22"/>
          <w:szCs w:val="22"/>
        </w:rPr>
      </w:pPr>
      <w:r w:rsidRPr="00A10995">
        <w:rPr>
          <w:sz w:val="22"/>
          <w:szCs w:val="22"/>
        </w:rPr>
        <w:lastRenderedPageBreak/>
        <w:t>Romero and Ventura (2010) provided a comprehensive review of EDM applications, noting machine learning’s potential to inform educational interventions. Foundational works by Breiman (2001) formalized Random Forest as an ensemble method robust against overfitting, while Cortes and Vapnik (1995) introduced SVM for high-dimensional data. Quinlan (1986) established Decision Trees, and Cover and Hart (1967) developed KNN, providing foundational algorithms for classification tasks. Recent tools like Scikit-learn (2023) and Weka (2023) have enhanced the accessibility of these algorithms, supporting their widespread adoption in EDM.</w:t>
      </w:r>
    </w:p>
    <w:p w14:paraId="19EAB7A1" w14:textId="77777777" w:rsidR="00CB65A4" w:rsidRPr="00A10995" w:rsidRDefault="00CB65A4" w:rsidP="00CB65A4">
      <w:pPr>
        <w:rPr>
          <w:sz w:val="22"/>
          <w:szCs w:val="22"/>
        </w:rPr>
      </w:pPr>
      <w:r w:rsidRPr="00A10995">
        <w:rPr>
          <w:sz w:val="22"/>
          <w:szCs w:val="22"/>
        </w:rPr>
        <w:t>Additional studies provide context. Baker and Yacef (2009) highlighted EDM’s role in personalizing education, while Delen (2010) used neural networks to predict dropout with 85% accuracy. These studies collectively underscore the diversity of algorithms, variables, and challenges in dropout prediction, including class imbalance, feature selection, and generalizability across educational contexts.</w:t>
      </w:r>
    </w:p>
    <w:p w14:paraId="5C936BA9" w14:textId="77777777" w:rsidR="00CB65A4" w:rsidRPr="00A10995" w:rsidRDefault="00CB65A4" w:rsidP="00CB65A4">
      <w:pPr>
        <w:rPr>
          <w:sz w:val="22"/>
          <w:szCs w:val="22"/>
        </w:rPr>
      </w:pPr>
      <w:r w:rsidRPr="00A10995">
        <w:rPr>
          <w:sz w:val="22"/>
          <w:szCs w:val="22"/>
        </w:rPr>
        <w:t>This study builds on these foundations by applying Random Forest, SVM, KNN, Regression Tree, and LightGBM to the UCI Student Dropout dataset. It addresses gaps through rigorous preprocessing (e.g., near-zero variance removal, feature engineering), cross-validation to ensure robustness, and comprehensive evaluation using multiple metrics. The inclusion of visualizations and detailed R script outputs enhances interpretability, providing actionable insights for educational interventions to reduce dropout rates.</w:t>
      </w:r>
    </w:p>
    <w:p w14:paraId="1E9619DF" w14:textId="77777777" w:rsidR="00CB65A4" w:rsidRPr="00A10995" w:rsidRDefault="00CB65A4" w:rsidP="00472DE1">
      <w:pPr>
        <w:pStyle w:val="Heading2"/>
        <w:numPr>
          <w:ilvl w:val="0"/>
          <w:numId w:val="33"/>
        </w:numPr>
        <w:rPr>
          <w:sz w:val="22"/>
          <w:szCs w:val="22"/>
        </w:rPr>
      </w:pPr>
      <w:bookmarkStart w:id="6" w:name="_Toc197713327"/>
      <w:r w:rsidRPr="00A10995">
        <w:rPr>
          <w:sz w:val="22"/>
          <w:szCs w:val="22"/>
        </w:rPr>
        <w:t>Methodology</w:t>
      </w:r>
      <w:bookmarkEnd w:id="6"/>
    </w:p>
    <w:p w14:paraId="7F6B53EE" w14:textId="77777777" w:rsidR="00CB65A4" w:rsidRPr="00A10995" w:rsidRDefault="00CB65A4" w:rsidP="00CB65A4">
      <w:pPr>
        <w:rPr>
          <w:b/>
          <w:bCs/>
          <w:sz w:val="22"/>
          <w:szCs w:val="22"/>
        </w:rPr>
      </w:pPr>
      <w:r w:rsidRPr="00A10995">
        <w:rPr>
          <w:b/>
          <w:bCs/>
          <w:sz w:val="22"/>
          <w:szCs w:val="22"/>
        </w:rPr>
        <w:t>6.1 Research Framework</w:t>
      </w:r>
    </w:p>
    <w:p w14:paraId="537FBC15" w14:textId="77777777" w:rsidR="00CB65A4" w:rsidRPr="00A10995" w:rsidRDefault="00CB65A4" w:rsidP="00CB65A4">
      <w:pPr>
        <w:rPr>
          <w:sz w:val="22"/>
          <w:szCs w:val="22"/>
        </w:rPr>
      </w:pPr>
      <w:r w:rsidRPr="00A10995">
        <w:rPr>
          <w:sz w:val="22"/>
          <w:szCs w:val="22"/>
        </w:rPr>
        <w:t>The research follows a structured framework to ensure reproducibility and analytical rigor, as outlined below:</w:t>
      </w:r>
    </w:p>
    <w:p w14:paraId="665F5DC0" w14:textId="77777777" w:rsidR="00CB65A4" w:rsidRPr="00A10995" w:rsidRDefault="00CB65A4" w:rsidP="00CB65A4">
      <w:pPr>
        <w:numPr>
          <w:ilvl w:val="0"/>
          <w:numId w:val="5"/>
        </w:numPr>
        <w:rPr>
          <w:sz w:val="22"/>
          <w:szCs w:val="22"/>
        </w:rPr>
      </w:pPr>
      <w:r w:rsidRPr="00A10995">
        <w:rPr>
          <w:b/>
          <w:bCs/>
          <w:sz w:val="22"/>
          <w:szCs w:val="22"/>
        </w:rPr>
        <w:t>Data Collection</w:t>
      </w:r>
      <w:r w:rsidRPr="00A10995">
        <w:rPr>
          <w:sz w:val="22"/>
          <w:szCs w:val="22"/>
        </w:rPr>
        <w:t>: Obtain the UCI Student Dropout and Academic Success dataset from the UCI Machine Learning Repository.</w:t>
      </w:r>
    </w:p>
    <w:p w14:paraId="739C6CB5" w14:textId="77777777" w:rsidR="00CB65A4" w:rsidRPr="00A10995" w:rsidRDefault="00CB65A4" w:rsidP="00CB65A4">
      <w:pPr>
        <w:numPr>
          <w:ilvl w:val="0"/>
          <w:numId w:val="5"/>
        </w:numPr>
        <w:rPr>
          <w:sz w:val="22"/>
          <w:szCs w:val="22"/>
        </w:rPr>
      </w:pPr>
      <w:r w:rsidRPr="00A10995">
        <w:rPr>
          <w:b/>
          <w:bCs/>
          <w:sz w:val="22"/>
          <w:szCs w:val="22"/>
        </w:rPr>
        <w:t>Preprocessing</w:t>
      </w:r>
      <w:r w:rsidRPr="00A10995">
        <w:rPr>
          <w:sz w:val="22"/>
          <w:szCs w:val="22"/>
        </w:rPr>
        <w:t>: Clean, encode, and engineer features to prepare data for modelling, addressing issues like categorical variables and low-variance features.</w:t>
      </w:r>
    </w:p>
    <w:p w14:paraId="5303536A" w14:textId="77777777" w:rsidR="00CB65A4" w:rsidRPr="00A10995" w:rsidRDefault="00CB65A4" w:rsidP="00CB65A4">
      <w:pPr>
        <w:numPr>
          <w:ilvl w:val="0"/>
          <w:numId w:val="5"/>
        </w:numPr>
        <w:rPr>
          <w:sz w:val="22"/>
          <w:szCs w:val="22"/>
        </w:rPr>
      </w:pPr>
      <w:r w:rsidRPr="00A10995">
        <w:rPr>
          <w:b/>
          <w:bCs/>
          <w:sz w:val="22"/>
          <w:szCs w:val="22"/>
        </w:rPr>
        <w:t>Model Development</w:t>
      </w:r>
      <w:r w:rsidRPr="00A10995">
        <w:rPr>
          <w:sz w:val="22"/>
          <w:szCs w:val="22"/>
        </w:rPr>
        <w:t>: Train five machine learning algorithms—Random Forest, SVM, KNN, Regression Tree, and LightGBM—using an 80/20 train-test split.</w:t>
      </w:r>
    </w:p>
    <w:p w14:paraId="41A3E67E" w14:textId="77777777" w:rsidR="00CB65A4" w:rsidRPr="00A10995" w:rsidRDefault="00CB65A4" w:rsidP="00CB65A4">
      <w:pPr>
        <w:numPr>
          <w:ilvl w:val="0"/>
          <w:numId w:val="5"/>
        </w:numPr>
        <w:rPr>
          <w:sz w:val="22"/>
          <w:szCs w:val="22"/>
        </w:rPr>
      </w:pPr>
      <w:r w:rsidRPr="00A10995">
        <w:rPr>
          <w:b/>
          <w:bCs/>
          <w:sz w:val="22"/>
          <w:szCs w:val="22"/>
        </w:rPr>
        <w:t>Evaluation</w:t>
      </w:r>
      <w:r w:rsidRPr="00A10995">
        <w:rPr>
          <w:sz w:val="22"/>
          <w:szCs w:val="22"/>
        </w:rPr>
        <w:t>: Assess model performance using accuracy, precision, recall, F1-score, and confusion matrices, with 5-fold cross-validation for robustness.</w:t>
      </w:r>
    </w:p>
    <w:p w14:paraId="47CE5992" w14:textId="77777777" w:rsidR="00CB65A4" w:rsidRPr="00A10995" w:rsidRDefault="00CB65A4" w:rsidP="00CB65A4">
      <w:pPr>
        <w:numPr>
          <w:ilvl w:val="0"/>
          <w:numId w:val="5"/>
        </w:numPr>
        <w:rPr>
          <w:sz w:val="22"/>
          <w:szCs w:val="22"/>
        </w:rPr>
      </w:pPr>
      <w:r w:rsidRPr="00A10995">
        <w:rPr>
          <w:b/>
          <w:bCs/>
          <w:sz w:val="22"/>
          <w:szCs w:val="22"/>
        </w:rPr>
        <w:t>Visualization</w:t>
      </w:r>
      <w:r w:rsidRPr="00A10995">
        <w:rPr>
          <w:sz w:val="22"/>
          <w:szCs w:val="22"/>
        </w:rPr>
        <w:t>: Generate boxplots, histograms, pie charts, bar charts, and confusion matrices to interpret data characteristics and model performance.</w:t>
      </w:r>
    </w:p>
    <w:p w14:paraId="524F2229" w14:textId="77777777" w:rsidR="00CB65A4" w:rsidRPr="00A10995" w:rsidRDefault="00CB65A4" w:rsidP="00CB65A4">
      <w:pPr>
        <w:rPr>
          <w:sz w:val="22"/>
          <w:szCs w:val="22"/>
        </w:rPr>
      </w:pPr>
      <w:r w:rsidRPr="00A10995">
        <w:rPr>
          <w:sz w:val="22"/>
          <w:szCs w:val="22"/>
        </w:rPr>
        <w:t>This framework, depicted below, guides the study from raw data to actionable insights, aligning with best practices in educational data mining.</w:t>
      </w:r>
    </w:p>
    <w:p w14:paraId="7CDE670E" w14:textId="77777777" w:rsidR="00CB65A4" w:rsidRPr="00A10995" w:rsidRDefault="00CB65A4" w:rsidP="00CB65A4">
      <w:pPr>
        <w:rPr>
          <w:sz w:val="22"/>
          <w:szCs w:val="22"/>
        </w:rPr>
      </w:pPr>
    </w:p>
    <w:p w14:paraId="67BDC127" w14:textId="1C84A714" w:rsidR="00CB65A4" w:rsidRPr="00A10995" w:rsidRDefault="00CB65A4" w:rsidP="00CB65A4">
      <w:pPr>
        <w:jc w:val="center"/>
        <w:rPr>
          <w:sz w:val="22"/>
          <w:szCs w:val="22"/>
        </w:rPr>
      </w:pPr>
      <w:r w:rsidRPr="00A10995">
        <w:rPr>
          <w:noProof/>
          <w:sz w:val="22"/>
          <w:szCs w:val="22"/>
        </w:rPr>
        <w:lastRenderedPageBreak/>
        <w:drawing>
          <wp:inline distT="0" distB="0" distL="0" distR="0" wp14:anchorId="31536293" wp14:editId="65B64D52">
            <wp:extent cx="2644751" cy="3193345"/>
            <wp:effectExtent l="0" t="0" r="3810" b="7620"/>
            <wp:docPr id="130496071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60718" name="Picture 1" descr="A diagram of a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1554" cy="3225708"/>
                    </a:xfrm>
                    <a:prstGeom prst="rect">
                      <a:avLst/>
                    </a:prstGeom>
                    <a:noFill/>
                    <a:ln>
                      <a:noFill/>
                    </a:ln>
                  </pic:spPr>
                </pic:pic>
              </a:graphicData>
            </a:graphic>
          </wp:inline>
        </w:drawing>
      </w:r>
    </w:p>
    <w:p w14:paraId="505506B0" w14:textId="77777777" w:rsidR="00CB65A4" w:rsidRPr="00A10995" w:rsidRDefault="00CB65A4" w:rsidP="00CB65A4">
      <w:pPr>
        <w:rPr>
          <w:sz w:val="22"/>
          <w:szCs w:val="22"/>
        </w:rPr>
      </w:pPr>
    </w:p>
    <w:p w14:paraId="1FB39093" w14:textId="77777777" w:rsidR="00CB65A4" w:rsidRPr="00A10995" w:rsidRDefault="00CB65A4" w:rsidP="00CB65A4">
      <w:pPr>
        <w:rPr>
          <w:sz w:val="22"/>
          <w:szCs w:val="22"/>
        </w:rPr>
      </w:pPr>
    </w:p>
    <w:p w14:paraId="07FB5A24" w14:textId="77777777" w:rsidR="00CB65A4" w:rsidRPr="00A10995" w:rsidRDefault="00CB65A4" w:rsidP="00CB65A4">
      <w:pPr>
        <w:rPr>
          <w:sz w:val="22"/>
          <w:szCs w:val="22"/>
        </w:rPr>
      </w:pPr>
    </w:p>
    <w:p w14:paraId="37FDB930" w14:textId="77777777" w:rsidR="00CB65A4" w:rsidRPr="00A10995" w:rsidRDefault="00CB65A4" w:rsidP="00CB65A4">
      <w:pPr>
        <w:rPr>
          <w:sz w:val="22"/>
          <w:szCs w:val="22"/>
        </w:rPr>
      </w:pPr>
      <w:r w:rsidRPr="00A10995">
        <w:rPr>
          <w:b/>
          <w:bCs/>
          <w:sz w:val="22"/>
          <w:szCs w:val="22"/>
        </w:rPr>
        <w:t>Description</w:t>
      </w:r>
      <w:r w:rsidRPr="00A10995">
        <w:rPr>
          <w:sz w:val="22"/>
          <w:szCs w:val="22"/>
        </w:rPr>
        <w:t>: The framework is a flowchart starting with Data Collection, moving to Preprocessing, then branching to Model Development and Evaluation, culminating in Visualization and Insights. Arrows indicate the sequential process, ensuring a systematic approach.</w:t>
      </w:r>
    </w:p>
    <w:p w14:paraId="1BB630C5" w14:textId="77777777" w:rsidR="00CB65A4" w:rsidRPr="00A10995" w:rsidRDefault="00CB65A4" w:rsidP="00CB65A4">
      <w:pPr>
        <w:rPr>
          <w:sz w:val="22"/>
          <w:szCs w:val="22"/>
        </w:rPr>
      </w:pPr>
      <w:r w:rsidRPr="00A10995">
        <w:rPr>
          <w:b/>
          <w:bCs/>
          <w:sz w:val="22"/>
          <w:szCs w:val="22"/>
        </w:rPr>
        <w:t>Importance</w:t>
      </w:r>
      <w:r w:rsidRPr="00A10995">
        <w:rPr>
          <w:sz w:val="22"/>
          <w:szCs w:val="22"/>
        </w:rPr>
        <w:t>: The framework ensures a clear, reproducible methodology, critical for reliable dropout prediction. It helps institutions understand the analytical process, supporting trust in the resulting models and interventions.</w:t>
      </w:r>
    </w:p>
    <w:p w14:paraId="3779B03C" w14:textId="77777777" w:rsidR="00CB65A4" w:rsidRPr="00A10995" w:rsidRDefault="00CB65A4" w:rsidP="00CB65A4">
      <w:pPr>
        <w:rPr>
          <w:b/>
          <w:bCs/>
          <w:sz w:val="22"/>
          <w:szCs w:val="22"/>
        </w:rPr>
      </w:pPr>
      <w:r w:rsidRPr="00A10995">
        <w:rPr>
          <w:b/>
          <w:bCs/>
          <w:sz w:val="22"/>
          <w:szCs w:val="22"/>
        </w:rPr>
        <w:t>6.2 Dataset Description</w:t>
      </w:r>
    </w:p>
    <w:p w14:paraId="526AD040" w14:textId="77777777" w:rsidR="00CB65A4" w:rsidRPr="00A10995" w:rsidRDefault="00CB65A4" w:rsidP="00CB65A4">
      <w:pPr>
        <w:rPr>
          <w:sz w:val="22"/>
          <w:szCs w:val="22"/>
        </w:rPr>
      </w:pPr>
      <w:r w:rsidRPr="00A10995">
        <w:rPr>
          <w:sz w:val="22"/>
          <w:szCs w:val="22"/>
        </w:rPr>
        <w:t>The UCI Student Dropout and Academic Success dataset contains 4,424 student records from a Portuguese higher education institution, collected between 2008 and 2015. It includes 37 variables, categorized as:</w:t>
      </w:r>
    </w:p>
    <w:p w14:paraId="66C41B03" w14:textId="77777777" w:rsidR="00CB65A4" w:rsidRPr="00A10995" w:rsidRDefault="00CB65A4" w:rsidP="00CB65A4">
      <w:pPr>
        <w:numPr>
          <w:ilvl w:val="0"/>
          <w:numId w:val="6"/>
        </w:numPr>
        <w:rPr>
          <w:sz w:val="22"/>
          <w:szCs w:val="22"/>
        </w:rPr>
      </w:pPr>
      <w:r w:rsidRPr="00A10995">
        <w:rPr>
          <w:b/>
          <w:bCs/>
          <w:sz w:val="22"/>
          <w:szCs w:val="22"/>
        </w:rPr>
        <w:t>Demographic</w:t>
      </w:r>
      <w:r w:rsidRPr="00A10995">
        <w:rPr>
          <w:sz w:val="22"/>
          <w:szCs w:val="22"/>
        </w:rPr>
        <w:t>: Age at enrolment, gender, marital status, nationality.</w:t>
      </w:r>
    </w:p>
    <w:p w14:paraId="0C4D3449" w14:textId="77777777" w:rsidR="00CB65A4" w:rsidRPr="00A10995" w:rsidRDefault="00CB65A4" w:rsidP="00CB65A4">
      <w:pPr>
        <w:numPr>
          <w:ilvl w:val="0"/>
          <w:numId w:val="6"/>
        </w:numPr>
        <w:rPr>
          <w:sz w:val="22"/>
          <w:szCs w:val="22"/>
        </w:rPr>
      </w:pPr>
      <w:r w:rsidRPr="00A10995">
        <w:rPr>
          <w:b/>
          <w:bCs/>
          <w:sz w:val="22"/>
          <w:szCs w:val="22"/>
        </w:rPr>
        <w:t>Academic</w:t>
      </w:r>
      <w:r w:rsidRPr="00A10995">
        <w:rPr>
          <w:sz w:val="22"/>
          <w:szCs w:val="22"/>
        </w:rPr>
        <w:t>: Course, previous qualification, admission grade, curricular units (enrolled, approved, grades).</w:t>
      </w:r>
    </w:p>
    <w:p w14:paraId="08DB811B" w14:textId="77777777" w:rsidR="00CB65A4" w:rsidRPr="00A10995" w:rsidRDefault="00CB65A4" w:rsidP="00CB65A4">
      <w:pPr>
        <w:numPr>
          <w:ilvl w:val="0"/>
          <w:numId w:val="6"/>
        </w:numPr>
        <w:rPr>
          <w:sz w:val="22"/>
          <w:szCs w:val="22"/>
        </w:rPr>
      </w:pPr>
      <w:r w:rsidRPr="00A10995">
        <w:rPr>
          <w:b/>
          <w:bCs/>
          <w:sz w:val="22"/>
          <w:szCs w:val="22"/>
        </w:rPr>
        <w:t>Socio-economic</w:t>
      </w:r>
      <w:r w:rsidRPr="00A10995">
        <w:rPr>
          <w:sz w:val="22"/>
          <w:szCs w:val="22"/>
        </w:rPr>
        <w:t>: Parental qualifications, occupations, scholarship holder, debtor status.</w:t>
      </w:r>
    </w:p>
    <w:p w14:paraId="67F49F34" w14:textId="77777777" w:rsidR="00CB65A4" w:rsidRPr="00A10995" w:rsidRDefault="00CB65A4" w:rsidP="00CB65A4">
      <w:pPr>
        <w:numPr>
          <w:ilvl w:val="0"/>
          <w:numId w:val="6"/>
        </w:numPr>
        <w:rPr>
          <w:sz w:val="22"/>
          <w:szCs w:val="22"/>
        </w:rPr>
      </w:pPr>
      <w:r w:rsidRPr="00A10995">
        <w:rPr>
          <w:b/>
          <w:bCs/>
          <w:sz w:val="22"/>
          <w:szCs w:val="22"/>
        </w:rPr>
        <w:t>Economic</w:t>
      </w:r>
      <w:r w:rsidRPr="00A10995">
        <w:rPr>
          <w:sz w:val="22"/>
          <w:szCs w:val="22"/>
        </w:rPr>
        <w:t>: Unemployment rate, inflation rate, GDP.</w:t>
      </w:r>
    </w:p>
    <w:p w14:paraId="2E8C8926" w14:textId="77777777" w:rsidR="00CB65A4" w:rsidRPr="00A10995" w:rsidRDefault="00CB65A4" w:rsidP="00CB65A4">
      <w:pPr>
        <w:rPr>
          <w:sz w:val="22"/>
          <w:szCs w:val="22"/>
        </w:rPr>
      </w:pPr>
      <w:r w:rsidRPr="00A10995">
        <w:rPr>
          <w:sz w:val="22"/>
          <w:szCs w:val="22"/>
        </w:rPr>
        <w:lastRenderedPageBreak/>
        <w:t>The target variable classifies students as Dropout (1,421 students, 32.12%), Enrolled (794 students, 17.95%), or Graduate (2,209 students, 49.93%), as shown in Table 1. The significant dropout rate highlights the need for predictive models to support retention.</w:t>
      </w:r>
    </w:p>
    <w:p w14:paraId="607648ED" w14:textId="77777777" w:rsidR="00CB65A4" w:rsidRPr="00A10995" w:rsidRDefault="00CB65A4" w:rsidP="00CB65A4">
      <w:pPr>
        <w:rPr>
          <w:sz w:val="22"/>
          <w:szCs w:val="22"/>
        </w:rPr>
      </w:pPr>
      <w:r w:rsidRPr="00A10995">
        <w:rPr>
          <w:b/>
          <w:bCs/>
          <w:sz w:val="22"/>
          <w:szCs w:val="22"/>
        </w:rPr>
        <w:t>Table 1: Distribution of Target Classes</w:t>
      </w:r>
    </w:p>
    <w:tbl>
      <w:tblPr>
        <w:tblStyle w:val="TableGrid"/>
        <w:tblW w:w="0" w:type="auto"/>
        <w:tblLook w:val="04A0" w:firstRow="1" w:lastRow="0" w:firstColumn="1" w:lastColumn="0" w:noHBand="0" w:noVBand="1"/>
      </w:tblPr>
      <w:tblGrid>
        <w:gridCol w:w="1113"/>
        <w:gridCol w:w="1006"/>
        <w:gridCol w:w="1358"/>
      </w:tblGrid>
      <w:tr w:rsidR="0086499F" w14:paraId="4962446A" w14:textId="77777777" w:rsidTr="0086499F">
        <w:trPr>
          <w:trHeight w:val="315"/>
        </w:trPr>
        <w:tc>
          <w:tcPr>
            <w:tcW w:w="1113" w:type="dxa"/>
            <w:vAlign w:val="center"/>
          </w:tcPr>
          <w:p w14:paraId="0913BA7B" w14:textId="37236FB0" w:rsidR="0086499F" w:rsidRDefault="0086499F" w:rsidP="00AC2724">
            <w:pPr>
              <w:rPr>
                <w:b/>
                <w:bCs/>
                <w:sz w:val="22"/>
                <w:szCs w:val="22"/>
              </w:rPr>
            </w:pPr>
            <w:r w:rsidRPr="00A10995">
              <w:rPr>
                <w:b/>
                <w:bCs/>
                <w:sz w:val="22"/>
                <w:szCs w:val="22"/>
              </w:rPr>
              <w:t>Target Class</w:t>
            </w:r>
          </w:p>
        </w:tc>
        <w:tc>
          <w:tcPr>
            <w:tcW w:w="1006" w:type="dxa"/>
            <w:vAlign w:val="center"/>
          </w:tcPr>
          <w:p w14:paraId="54E5B069" w14:textId="65808EA6" w:rsidR="0086499F" w:rsidRDefault="0086499F" w:rsidP="00AC2724">
            <w:pPr>
              <w:rPr>
                <w:b/>
                <w:bCs/>
                <w:sz w:val="22"/>
                <w:szCs w:val="22"/>
              </w:rPr>
            </w:pPr>
            <w:r w:rsidRPr="00A10995">
              <w:rPr>
                <w:b/>
                <w:bCs/>
                <w:sz w:val="22"/>
                <w:szCs w:val="22"/>
              </w:rPr>
              <w:t>Count</w:t>
            </w:r>
          </w:p>
        </w:tc>
        <w:tc>
          <w:tcPr>
            <w:tcW w:w="1358" w:type="dxa"/>
            <w:vAlign w:val="center"/>
          </w:tcPr>
          <w:p w14:paraId="0AADA109" w14:textId="0FED5CBC" w:rsidR="0086499F" w:rsidRDefault="0086499F" w:rsidP="00AC2724">
            <w:pPr>
              <w:rPr>
                <w:b/>
                <w:bCs/>
                <w:sz w:val="22"/>
                <w:szCs w:val="22"/>
              </w:rPr>
            </w:pPr>
            <w:r w:rsidRPr="00A10995">
              <w:rPr>
                <w:b/>
                <w:bCs/>
                <w:sz w:val="22"/>
                <w:szCs w:val="22"/>
              </w:rPr>
              <w:t>Percentage</w:t>
            </w:r>
          </w:p>
        </w:tc>
      </w:tr>
      <w:tr w:rsidR="0086499F" w14:paraId="44145F6C" w14:textId="77777777" w:rsidTr="0086499F">
        <w:trPr>
          <w:trHeight w:val="315"/>
        </w:trPr>
        <w:tc>
          <w:tcPr>
            <w:tcW w:w="1113" w:type="dxa"/>
            <w:vAlign w:val="center"/>
          </w:tcPr>
          <w:p w14:paraId="5F36C9A3" w14:textId="200B5764" w:rsidR="0086499F" w:rsidRDefault="0086499F" w:rsidP="00AC2724">
            <w:pPr>
              <w:rPr>
                <w:b/>
                <w:bCs/>
                <w:sz w:val="22"/>
                <w:szCs w:val="22"/>
              </w:rPr>
            </w:pPr>
            <w:r w:rsidRPr="00A10995">
              <w:rPr>
                <w:sz w:val="22"/>
                <w:szCs w:val="22"/>
              </w:rPr>
              <w:t>Dropout</w:t>
            </w:r>
          </w:p>
        </w:tc>
        <w:tc>
          <w:tcPr>
            <w:tcW w:w="1006" w:type="dxa"/>
            <w:vAlign w:val="center"/>
          </w:tcPr>
          <w:p w14:paraId="53E26887" w14:textId="6E24488E" w:rsidR="0086499F" w:rsidRDefault="0086499F" w:rsidP="00AC2724">
            <w:pPr>
              <w:rPr>
                <w:b/>
                <w:bCs/>
                <w:sz w:val="22"/>
                <w:szCs w:val="22"/>
              </w:rPr>
            </w:pPr>
            <w:r w:rsidRPr="00A10995">
              <w:rPr>
                <w:sz w:val="22"/>
                <w:szCs w:val="22"/>
              </w:rPr>
              <w:t>1,421</w:t>
            </w:r>
          </w:p>
        </w:tc>
        <w:tc>
          <w:tcPr>
            <w:tcW w:w="1358" w:type="dxa"/>
            <w:vAlign w:val="center"/>
          </w:tcPr>
          <w:p w14:paraId="2FD0E114" w14:textId="01005664" w:rsidR="0086499F" w:rsidRDefault="0086499F" w:rsidP="00AC2724">
            <w:pPr>
              <w:rPr>
                <w:b/>
                <w:bCs/>
                <w:sz w:val="22"/>
                <w:szCs w:val="22"/>
              </w:rPr>
            </w:pPr>
            <w:r w:rsidRPr="00A10995">
              <w:rPr>
                <w:sz w:val="22"/>
                <w:szCs w:val="22"/>
              </w:rPr>
              <w:t>32.12%</w:t>
            </w:r>
          </w:p>
        </w:tc>
      </w:tr>
      <w:tr w:rsidR="0086499F" w14:paraId="3EA48B16" w14:textId="77777777" w:rsidTr="0086499F">
        <w:trPr>
          <w:trHeight w:val="315"/>
        </w:trPr>
        <w:tc>
          <w:tcPr>
            <w:tcW w:w="1113" w:type="dxa"/>
            <w:vAlign w:val="center"/>
          </w:tcPr>
          <w:p w14:paraId="63298DBD" w14:textId="04FEF5E6" w:rsidR="0086499F" w:rsidRDefault="0086499F" w:rsidP="00AC2724">
            <w:pPr>
              <w:rPr>
                <w:b/>
                <w:bCs/>
                <w:sz w:val="22"/>
                <w:szCs w:val="22"/>
              </w:rPr>
            </w:pPr>
            <w:r w:rsidRPr="00A10995">
              <w:rPr>
                <w:sz w:val="22"/>
                <w:szCs w:val="22"/>
              </w:rPr>
              <w:t>Enrolled</w:t>
            </w:r>
          </w:p>
        </w:tc>
        <w:tc>
          <w:tcPr>
            <w:tcW w:w="1006" w:type="dxa"/>
            <w:vAlign w:val="center"/>
          </w:tcPr>
          <w:p w14:paraId="4C2F76E2" w14:textId="442C3B8B" w:rsidR="0086499F" w:rsidRDefault="0086499F" w:rsidP="00AC2724">
            <w:pPr>
              <w:rPr>
                <w:b/>
                <w:bCs/>
                <w:sz w:val="22"/>
                <w:szCs w:val="22"/>
              </w:rPr>
            </w:pPr>
            <w:r w:rsidRPr="00A10995">
              <w:rPr>
                <w:sz w:val="22"/>
                <w:szCs w:val="22"/>
              </w:rPr>
              <w:t>794</w:t>
            </w:r>
          </w:p>
        </w:tc>
        <w:tc>
          <w:tcPr>
            <w:tcW w:w="1358" w:type="dxa"/>
            <w:vAlign w:val="center"/>
          </w:tcPr>
          <w:p w14:paraId="53F0932B" w14:textId="6FF5114D" w:rsidR="0086499F" w:rsidRDefault="0086499F" w:rsidP="00AC2724">
            <w:pPr>
              <w:rPr>
                <w:b/>
                <w:bCs/>
                <w:sz w:val="22"/>
                <w:szCs w:val="22"/>
              </w:rPr>
            </w:pPr>
            <w:r w:rsidRPr="00A10995">
              <w:rPr>
                <w:sz w:val="22"/>
                <w:szCs w:val="22"/>
              </w:rPr>
              <w:t>17.95%</w:t>
            </w:r>
          </w:p>
        </w:tc>
      </w:tr>
      <w:tr w:rsidR="0086499F" w14:paraId="7247F4E2" w14:textId="77777777" w:rsidTr="0086499F">
        <w:trPr>
          <w:trHeight w:val="304"/>
        </w:trPr>
        <w:tc>
          <w:tcPr>
            <w:tcW w:w="1113" w:type="dxa"/>
            <w:vAlign w:val="center"/>
          </w:tcPr>
          <w:p w14:paraId="4D738ECD" w14:textId="27A5B4B4" w:rsidR="0086499F" w:rsidRDefault="0086499F" w:rsidP="00AC2724">
            <w:pPr>
              <w:rPr>
                <w:b/>
                <w:bCs/>
                <w:sz w:val="22"/>
                <w:szCs w:val="22"/>
              </w:rPr>
            </w:pPr>
            <w:r w:rsidRPr="00A10995">
              <w:rPr>
                <w:sz w:val="22"/>
                <w:szCs w:val="22"/>
              </w:rPr>
              <w:t>Graduate</w:t>
            </w:r>
          </w:p>
        </w:tc>
        <w:tc>
          <w:tcPr>
            <w:tcW w:w="1006" w:type="dxa"/>
            <w:vAlign w:val="center"/>
          </w:tcPr>
          <w:p w14:paraId="653A2337" w14:textId="1B122F71" w:rsidR="0086499F" w:rsidRDefault="0086499F" w:rsidP="00AC2724">
            <w:pPr>
              <w:rPr>
                <w:b/>
                <w:bCs/>
                <w:sz w:val="22"/>
                <w:szCs w:val="22"/>
              </w:rPr>
            </w:pPr>
            <w:r w:rsidRPr="00A10995">
              <w:rPr>
                <w:sz w:val="22"/>
                <w:szCs w:val="22"/>
              </w:rPr>
              <w:t>2,209</w:t>
            </w:r>
          </w:p>
        </w:tc>
        <w:tc>
          <w:tcPr>
            <w:tcW w:w="1358" w:type="dxa"/>
            <w:vAlign w:val="center"/>
          </w:tcPr>
          <w:p w14:paraId="0265DF88" w14:textId="23B2B18F" w:rsidR="0086499F" w:rsidRDefault="0086499F" w:rsidP="00AC2724">
            <w:pPr>
              <w:rPr>
                <w:b/>
                <w:bCs/>
                <w:sz w:val="22"/>
                <w:szCs w:val="22"/>
              </w:rPr>
            </w:pPr>
            <w:r w:rsidRPr="00A10995">
              <w:rPr>
                <w:sz w:val="22"/>
                <w:szCs w:val="22"/>
              </w:rPr>
              <w:t>49.93%</w:t>
            </w:r>
          </w:p>
        </w:tc>
      </w:tr>
      <w:tr w:rsidR="0086499F" w14:paraId="0BDC2629" w14:textId="77777777" w:rsidTr="0086499F">
        <w:trPr>
          <w:trHeight w:val="304"/>
        </w:trPr>
        <w:tc>
          <w:tcPr>
            <w:tcW w:w="1113" w:type="dxa"/>
            <w:vAlign w:val="center"/>
          </w:tcPr>
          <w:p w14:paraId="45DEED8E" w14:textId="17B09EA8" w:rsidR="0086499F" w:rsidRPr="00A10995" w:rsidRDefault="0086499F" w:rsidP="00AC2724">
            <w:pPr>
              <w:rPr>
                <w:sz w:val="22"/>
                <w:szCs w:val="22"/>
              </w:rPr>
            </w:pPr>
            <w:r w:rsidRPr="00A10995">
              <w:rPr>
                <w:sz w:val="22"/>
                <w:szCs w:val="22"/>
              </w:rPr>
              <w:t>Total</w:t>
            </w:r>
          </w:p>
        </w:tc>
        <w:tc>
          <w:tcPr>
            <w:tcW w:w="1006" w:type="dxa"/>
            <w:vAlign w:val="center"/>
          </w:tcPr>
          <w:p w14:paraId="144C430B" w14:textId="6DC34980" w:rsidR="0086499F" w:rsidRPr="00A10995" w:rsidRDefault="0086499F" w:rsidP="00AC2724">
            <w:pPr>
              <w:rPr>
                <w:sz w:val="22"/>
                <w:szCs w:val="22"/>
              </w:rPr>
            </w:pPr>
            <w:r w:rsidRPr="00A10995">
              <w:rPr>
                <w:sz w:val="22"/>
                <w:szCs w:val="22"/>
              </w:rPr>
              <w:t>4,424</w:t>
            </w:r>
          </w:p>
        </w:tc>
        <w:tc>
          <w:tcPr>
            <w:tcW w:w="1358" w:type="dxa"/>
            <w:vAlign w:val="center"/>
          </w:tcPr>
          <w:p w14:paraId="4CB4CA66" w14:textId="77E7B5B9" w:rsidR="0086499F" w:rsidRPr="00A10995" w:rsidRDefault="0086499F" w:rsidP="00AC2724">
            <w:pPr>
              <w:rPr>
                <w:sz w:val="22"/>
                <w:szCs w:val="22"/>
              </w:rPr>
            </w:pPr>
            <w:r w:rsidRPr="00A10995">
              <w:rPr>
                <w:sz w:val="22"/>
                <w:szCs w:val="22"/>
              </w:rPr>
              <w:t>100%</w:t>
            </w:r>
          </w:p>
        </w:tc>
      </w:tr>
    </w:tbl>
    <w:p w14:paraId="7A686187" w14:textId="77777777" w:rsidR="00CB65A4" w:rsidRPr="00A10995" w:rsidRDefault="00CB65A4" w:rsidP="00CB65A4">
      <w:pPr>
        <w:rPr>
          <w:sz w:val="22"/>
          <w:szCs w:val="22"/>
        </w:rPr>
      </w:pPr>
      <w:r w:rsidRPr="00A10995">
        <w:rPr>
          <w:b/>
          <w:bCs/>
          <w:sz w:val="22"/>
          <w:szCs w:val="22"/>
        </w:rPr>
        <w:t>Explanation</w:t>
      </w:r>
      <w:r w:rsidRPr="00A10995">
        <w:rPr>
          <w:sz w:val="22"/>
          <w:szCs w:val="22"/>
        </w:rPr>
        <w:t>: The table quantifies the class distribution, showing a majority of Graduates but a substantial Dropout group, with Enrolled as the smallest class.</w:t>
      </w:r>
    </w:p>
    <w:p w14:paraId="11725E79" w14:textId="77777777" w:rsidR="00CB65A4" w:rsidRPr="00A10995" w:rsidRDefault="00CB65A4" w:rsidP="00CB65A4">
      <w:pPr>
        <w:rPr>
          <w:sz w:val="22"/>
          <w:szCs w:val="22"/>
        </w:rPr>
      </w:pPr>
      <w:r w:rsidRPr="00A10995">
        <w:rPr>
          <w:b/>
          <w:bCs/>
          <w:sz w:val="22"/>
          <w:szCs w:val="22"/>
        </w:rPr>
        <w:t>Importance</w:t>
      </w:r>
      <w:r w:rsidRPr="00A10995">
        <w:rPr>
          <w:sz w:val="22"/>
          <w:szCs w:val="22"/>
        </w:rPr>
        <w:t>: This distribution informs model training, highlighting the need to address class imbalance (e.g., Enrolled’s smaller size) to ensure accurate dropout predictions. It helps institutions prioritize interventions for the 32.12% at-risk students.</w:t>
      </w:r>
    </w:p>
    <w:p w14:paraId="6B9F071F" w14:textId="77777777" w:rsidR="00CB65A4" w:rsidRPr="00A10995" w:rsidRDefault="00CB65A4" w:rsidP="00CB65A4">
      <w:pPr>
        <w:rPr>
          <w:b/>
          <w:bCs/>
          <w:sz w:val="22"/>
          <w:szCs w:val="22"/>
        </w:rPr>
      </w:pPr>
      <w:r w:rsidRPr="00A10995">
        <w:rPr>
          <w:b/>
          <w:bCs/>
          <w:sz w:val="22"/>
          <w:szCs w:val="22"/>
        </w:rPr>
        <w:t>6.3 Data Preprocessing</w:t>
      </w:r>
    </w:p>
    <w:p w14:paraId="4EE10ED2" w14:textId="77777777" w:rsidR="00CB65A4" w:rsidRPr="00A10995" w:rsidRDefault="00CB65A4" w:rsidP="00CB65A4">
      <w:pPr>
        <w:rPr>
          <w:sz w:val="22"/>
          <w:szCs w:val="22"/>
        </w:rPr>
      </w:pPr>
      <w:r w:rsidRPr="00A10995">
        <w:rPr>
          <w:sz w:val="22"/>
          <w:szCs w:val="22"/>
        </w:rPr>
        <w:t>Preprocessing ensured data quality and model compatibility, with the following steps:</w:t>
      </w:r>
    </w:p>
    <w:p w14:paraId="2B02711F" w14:textId="77777777" w:rsidR="00CB65A4" w:rsidRPr="00A10995" w:rsidRDefault="00CB65A4" w:rsidP="00CB65A4">
      <w:pPr>
        <w:numPr>
          <w:ilvl w:val="0"/>
          <w:numId w:val="7"/>
        </w:numPr>
        <w:rPr>
          <w:sz w:val="22"/>
          <w:szCs w:val="22"/>
        </w:rPr>
      </w:pPr>
      <w:r w:rsidRPr="00A10995">
        <w:rPr>
          <w:b/>
          <w:bCs/>
          <w:sz w:val="22"/>
          <w:szCs w:val="22"/>
        </w:rPr>
        <w:t>Missing Value Check</w:t>
      </w:r>
      <w:r w:rsidRPr="00A10995">
        <w:rPr>
          <w:sz w:val="22"/>
          <w:szCs w:val="22"/>
        </w:rPr>
        <w:t>: Used colSums(is.na()) to verify no missing values across all 37 variables, ensuring data integrity.</w:t>
      </w:r>
    </w:p>
    <w:p w14:paraId="17BA7C25" w14:textId="77777777" w:rsidR="00CB65A4" w:rsidRPr="00A10995" w:rsidRDefault="00CB65A4" w:rsidP="00CB65A4">
      <w:pPr>
        <w:numPr>
          <w:ilvl w:val="0"/>
          <w:numId w:val="7"/>
        </w:numPr>
        <w:rPr>
          <w:sz w:val="22"/>
          <w:szCs w:val="22"/>
        </w:rPr>
      </w:pPr>
      <w:r w:rsidRPr="00A10995">
        <w:rPr>
          <w:b/>
          <w:bCs/>
          <w:sz w:val="22"/>
          <w:szCs w:val="22"/>
        </w:rPr>
        <w:t>Categorical Encoding</w:t>
      </w:r>
      <w:r w:rsidRPr="00A10995">
        <w:rPr>
          <w:sz w:val="22"/>
          <w:szCs w:val="22"/>
        </w:rPr>
        <w:t>: Converted categorical variables (e.g., Marital.status, Course) to factors using as.factor() to preserve their non-numeric nature for model compatibility.</w:t>
      </w:r>
    </w:p>
    <w:p w14:paraId="68394EA9" w14:textId="77777777" w:rsidR="00CB65A4" w:rsidRPr="00A10995" w:rsidRDefault="00CB65A4" w:rsidP="00CB65A4">
      <w:pPr>
        <w:numPr>
          <w:ilvl w:val="0"/>
          <w:numId w:val="7"/>
        </w:numPr>
        <w:rPr>
          <w:sz w:val="22"/>
          <w:szCs w:val="22"/>
        </w:rPr>
      </w:pPr>
      <w:r w:rsidRPr="00A10995">
        <w:rPr>
          <w:b/>
          <w:bCs/>
          <w:sz w:val="22"/>
          <w:szCs w:val="22"/>
        </w:rPr>
        <w:t>Near-Zero Variance Removal</w:t>
      </w:r>
      <w:r w:rsidRPr="00A10995">
        <w:rPr>
          <w:sz w:val="22"/>
          <w:szCs w:val="22"/>
        </w:rPr>
        <w:t>: Identified and removed seven features with low discriminatory power (e.g., Nationality, Educational.special.needs) using the nearZeroVar function from the caret package, reducing model complexity.</w:t>
      </w:r>
    </w:p>
    <w:p w14:paraId="798BA493" w14:textId="77777777" w:rsidR="00CB65A4" w:rsidRPr="00A10995" w:rsidRDefault="00CB65A4" w:rsidP="00CB65A4">
      <w:pPr>
        <w:numPr>
          <w:ilvl w:val="0"/>
          <w:numId w:val="7"/>
        </w:numPr>
        <w:rPr>
          <w:sz w:val="22"/>
          <w:szCs w:val="22"/>
        </w:rPr>
      </w:pPr>
      <w:r w:rsidRPr="00A10995">
        <w:rPr>
          <w:b/>
          <w:bCs/>
          <w:sz w:val="22"/>
          <w:szCs w:val="22"/>
        </w:rPr>
        <w:t>Dummy Encoding</w:t>
      </w:r>
      <w:r w:rsidRPr="00A10995">
        <w:rPr>
          <w:sz w:val="22"/>
          <w:szCs w:val="22"/>
        </w:rPr>
        <w:t>: Applied one-hot encoding to categorical variables using caret::dummyVars, transforming them into binary columns to enable numerical processing by algorithms like SVM and KNN.</w:t>
      </w:r>
    </w:p>
    <w:p w14:paraId="7D358CEA" w14:textId="77777777" w:rsidR="00CB65A4" w:rsidRPr="00A10995" w:rsidRDefault="00CB65A4" w:rsidP="00CB65A4">
      <w:pPr>
        <w:numPr>
          <w:ilvl w:val="0"/>
          <w:numId w:val="7"/>
        </w:numPr>
        <w:rPr>
          <w:sz w:val="22"/>
          <w:szCs w:val="22"/>
        </w:rPr>
      </w:pPr>
      <w:r w:rsidRPr="00A10995">
        <w:rPr>
          <w:b/>
          <w:bCs/>
          <w:sz w:val="22"/>
          <w:szCs w:val="22"/>
        </w:rPr>
        <w:t>Feature Engineering</w:t>
      </w:r>
      <w:r w:rsidRPr="00A10995">
        <w:rPr>
          <w:sz w:val="22"/>
          <w:szCs w:val="22"/>
        </w:rPr>
        <w:t>: Created new features to capture predictive relationships:</w:t>
      </w:r>
    </w:p>
    <w:p w14:paraId="0A6BF468" w14:textId="77777777" w:rsidR="00CB65A4" w:rsidRPr="00A10995" w:rsidRDefault="00CB65A4" w:rsidP="00CB65A4">
      <w:pPr>
        <w:numPr>
          <w:ilvl w:val="1"/>
          <w:numId w:val="7"/>
        </w:numPr>
        <w:rPr>
          <w:sz w:val="22"/>
          <w:szCs w:val="22"/>
        </w:rPr>
      </w:pPr>
      <w:r w:rsidRPr="00A10995">
        <w:rPr>
          <w:b/>
          <w:bCs/>
          <w:sz w:val="22"/>
          <w:szCs w:val="22"/>
        </w:rPr>
        <w:t>Success Rate</w:t>
      </w:r>
      <w:r w:rsidRPr="00A10995">
        <w:rPr>
          <w:sz w:val="22"/>
          <w:szCs w:val="22"/>
        </w:rPr>
        <w:t>: Ratio of approved to evaluated curricular units per semester (Curricular.units.1st.sem..approved / Curricular.units.1st.sem..evaluations), measuring academic success.</w:t>
      </w:r>
    </w:p>
    <w:p w14:paraId="6A8BF5F2" w14:textId="77777777" w:rsidR="00CB65A4" w:rsidRPr="00A10995" w:rsidRDefault="00CB65A4" w:rsidP="00CB65A4">
      <w:pPr>
        <w:numPr>
          <w:ilvl w:val="1"/>
          <w:numId w:val="7"/>
        </w:numPr>
        <w:rPr>
          <w:sz w:val="22"/>
          <w:szCs w:val="22"/>
        </w:rPr>
      </w:pPr>
      <w:r w:rsidRPr="00A10995">
        <w:rPr>
          <w:b/>
          <w:bCs/>
          <w:sz w:val="22"/>
          <w:szCs w:val="22"/>
        </w:rPr>
        <w:t>Engagement Metrics</w:t>
      </w:r>
      <w:r w:rsidRPr="00A10995">
        <w:rPr>
          <w:sz w:val="22"/>
          <w:szCs w:val="22"/>
        </w:rPr>
        <w:t>: Ratio of evaluated to enrolled units (Curricular.units.1st.sem..evaluations / Curricular.units.1st.sem..enrolled), reflecting student engagement.</w:t>
      </w:r>
    </w:p>
    <w:p w14:paraId="16673FA6" w14:textId="77777777" w:rsidR="00CB65A4" w:rsidRPr="00A10995" w:rsidRDefault="00CB65A4" w:rsidP="00CB65A4">
      <w:pPr>
        <w:numPr>
          <w:ilvl w:val="1"/>
          <w:numId w:val="7"/>
        </w:numPr>
        <w:rPr>
          <w:sz w:val="22"/>
          <w:szCs w:val="22"/>
        </w:rPr>
      </w:pPr>
      <w:r w:rsidRPr="00A10995">
        <w:rPr>
          <w:b/>
          <w:bCs/>
          <w:sz w:val="22"/>
          <w:szCs w:val="22"/>
        </w:rPr>
        <w:t>Grade Change</w:t>
      </w:r>
      <w:r w:rsidRPr="00A10995">
        <w:rPr>
          <w:sz w:val="22"/>
          <w:szCs w:val="22"/>
        </w:rPr>
        <w:t>: Difference between second and first semester grades (Curricular.units.2nd.sem..grade - Curricular.units.1st.sem..grade), capturing performance trends.</w:t>
      </w:r>
    </w:p>
    <w:p w14:paraId="12018B04" w14:textId="77777777" w:rsidR="00CB65A4" w:rsidRPr="00A10995" w:rsidRDefault="00CB65A4" w:rsidP="00CB65A4">
      <w:pPr>
        <w:numPr>
          <w:ilvl w:val="1"/>
          <w:numId w:val="7"/>
        </w:numPr>
        <w:rPr>
          <w:sz w:val="22"/>
          <w:szCs w:val="22"/>
        </w:rPr>
      </w:pPr>
      <w:r w:rsidRPr="00A10995">
        <w:rPr>
          <w:b/>
          <w:bCs/>
          <w:sz w:val="22"/>
          <w:szCs w:val="22"/>
        </w:rPr>
        <w:lastRenderedPageBreak/>
        <w:t>Parent Education Mean</w:t>
      </w:r>
      <w:r w:rsidRPr="00A10995">
        <w:rPr>
          <w:sz w:val="22"/>
          <w:szCs w:val="22"/>
        </w:rPr>
        <w:t>: Average of mother’s and father’s qualification levels ((Mother.s.qualification + Father.s.qualification) / 2), indicating socio-economic background.</w:t>
      </w:r>
    </w:p>
    <w:p w14:paraId="603EC569" w14:textId="77777777" w:rsidR="00CB65A4" w:rsidRPr="00A10995" w:rsidRDefault="00CB65A4" w:rsidP="00CB65A4">
      <w:pPr>
        <w:numPr>
          <w:ilvl w:val="0"/>
          <w:numId w:val="7"/>
        </w:numPr>
        <w:rPr>
          <w:sz w:val="22"/>
          <w:szCs w:val="22"/>
        </w:rPr>
      </w:pPr>
      <w:r w:rsidRPr="00A10995">
        <w:rPr>
          <w:b/>
          <w:bCs/>
          <w:sz w:val="22"/>
          <w:szCs w:val="22"/>
        </w:rPr>
        <w:t>Correlation Analysis</w:t>
      </w:r>
      <w:r w:rsidRPr="00A10995">
        <w:rPr>
          <w:sz w:val="22"/>
          <w:szCs w:val="22"/>
        </w:rPr>
        <w:t>: Generated a correlation matrix using cor() to identify relationships among numeric variables, mitigating multicollinearity risks by prioritizing independent features.</w:t>
      </w:r>
    </w:p>
    <w:p w14:paraId="63282662" w14:textId="77777777" w:rsidR="00CB65A4" w:rsidRPr="00A10995" w:rsidRDefault="00CB65A4" w:rsidP="00CB65A4">
      <w:pPr>
        <w:rPr>
          <w:sz w:val="22"/>
          <w:szCs w:val="22"/>
        </w:rPr>
      </w:pPr>
      <w:r w:rsidRPr="00A10995">
        <w:rPr>
          <w:sz w:val="22"/>
          <w:szCs w:val="22"/>
        </w:rPr>
        <w:t>These steps transformed the raw dataset into a model-ready format, enhancing predictive accuracy and interpretability.</w:t>
      </w:r>
    </w:p>
    <w:p w14:paraId="16556442" w14:textId="77777777" w:rsidR="00CB65A4" w:rsidRPr="00A10995" w:rsidRDefault="00CB65A4" w:rsidP="00CB65A4">
      <w:pPr>
        <w:rPr>
          <w:sz w:val="22"/>
          <w:szCs w:val="22"/>
        </w:rPr>
      </w:pPr>
      <w:r w:rsidRPr="00A10995">
        <w:rPr>
          <w:b/>
          <w:bCs/>
          <w:sz w:val="22"/>
          <w:szCs w:val="22"/>
        </w:rPr>
        <w:t>Importance</w:t>
      </w:r>
      <w:r w:rsidRPr="00A10995">
        <w:rPr>
          <w:sz w:val="22"/>
          <w:szCs w:val="22"/>
        </w:rPr>
        <w:t>: Preprocessing is critical for dropout prediction, as it ensures data quality and relevance. Removing low-variance features and engineering new ones (e.g., Success Rate) focus models on meaningful predictors, improving the identification of at-risk students.</w:t>
      </w:r>
    </w:p>
    <w:p w14:paraId="64F3E59B" w14:textId="77777777" w:rsidR="00CB65A4" w:rsidRPr="00A10995" w:rsidRDefault="00CB65A4" w:rsidP="00CB65A4">
      <w:pPr>
        <w:rPr>
          <w:b/>
          <w:bCs/>
          <w:sz w:val="22"/>
          <w:szCs w:val="22"/>
        </w:rPr>
      </w:pPr>
      <w:r w:rsidRPr="00A10995">
        <w:rPr>
          <w:b/>
          <w:bCs/>
          <w:sz w:val="22"/>
          <w:szCs w:val="22"/>
        </w:rPr>
        <w:t>6.4 Model Development</w:t>
      </w:r>
    </w:p>
    <w:p w14:paraId="7BBC5CE6" w14:textId="77777777" w:rsidR="00CB65A4" w:rsidRPr="00A10995" w:rsidRDefault="00CB65A4" w:rsidP="00CB65A4">
      <w:pPr>
        <w:rPr>
          <w:sz w:val="22"/>
          <w:szCs w:val="22"/>
        </w:rPr>
      </w:pPr>
      <w:r w:rsidRPr="00A10995">
        <w:rPr>
          <w:sz w:val="22"/>
          <w:szCs w:val="22"/>
        </w:rPr>
        <w:t>The dataset was split into 80% training and 20% testing sets using stratified sampling (caret::createDataPartition) to maintain class proportions. Five algorithms were trained:</w:t>
      </w:r>
    </w:p>
    <w:p w14:paraId="0444CB7C" w14:textId="77777777" w:rsidR="00CB65A4" w:rsidRPr="00A10995" w:rsidRDefault="00CB65A4" w:rsidP="00CB65A4">
      <w:pPr>
        <w:numPr>
          <w:ilvl w:val="0"/>
          <w:numId w:val="8"/>
        </w:numPr>
        <w:rPr>
          <w:sz w:val="22"/>
          <w:szCs w:val="22"/>
        </w:rPr>
      </w:pPr>
      <w:r w:rsidRPr="00A10995">
        <w:rPr>
          <w:b/>
          <w:bCs/>
          <w:sz w:val="22"/>
          <w:szCs w:val="22"/>
        </w:rPr>
        <w:t>Random Forest</w:t>
      </w:r>
      <w:r w:rsidRPr="00A10995">
        <w:rPr>
          <w:sz w:val="22"/>
          <w:szCs w:val="22"/>
        </w:rPr>
        <w:t>: An ensemble method combining 100 decision trees, implemented with randomForest. It reduces overfitting by averaging predictions, suitable for complex educational data.</w:t>
      </w:r>
    </w:p>
    <w:p w14:paraId="5E3F0520" w14:textId="77777777" w:rsidR="00CB65A4" w:rsidRPr="00A10995" w:rsidRDefault="00CB65A4" w:rsidP="00CB65A4">
      <w:pPr>
        <w:numPr>
          <w:ilvl w:val="0"/>
          <w:numId w:val="8"/>
        </w:numPr>
        <w:rPr>
          <w:sz w:val="22"/>
          <w:szCs w:val="22"/>
        </w:rPr>
      </w:pPr>
      <w:r w:rsidRPr="00A10995">
        <w:rPr>
          <w:b/>
          <w:bCs/>
          <w:sz w:val="22"/>
          <w:szCs w:val="22"/>
        </w:rPr>
        <w:t>Support Vector Machine (SVM)</w:t>
      </w:r>
      <w:r w:rsidRPr="00A10995">
        <w:rPr>
          <w:sz w:val="22"/>
          <w:szCs w:val="22"/>
        </w:rPr>
        <w:t>: A boundary-based classifier with a radial basis function (RBF) kernel, implemented with e1071. It maximizes the margin between classes, effective for high-dimensional data.</w:t>
      </w:r>
    </w:p>
    <w:p w14:paraId="32B4757E" w14:textId="77777777" w:rsidR="00CB65A4" w:rsidRPr="00A10995" w:rsidRDefault="00CB65A4" w:rsidP="00CB65A4">
      <w:pPr>
        <w:numPr>
          <w:ilvl w:val="0"/>
          <w:numId w:val="8"/>
        </w:numPr>
        <w:rPr>
          <w:sz w:val="22"/>
          <w:szCs w:val="22"/>
        </w:rPr>
      </w:pPr>
      <w:r w:rsidRPr="00A10995">
        <w:rPr>
          <w:b/>
          <w:bCs/>
          <w:sz w:val="22"/>
          <w:szCs w:val="22"/>
        </w:rPr>
        <w:t>K-Nearest Neighbors (KNN)</w:t>
      </w:r>
      <w:r w:rsidRPr="00A10995">
        <w:rPr>
          <w:sz w:val="22"/>
          <w:szCs w:val="22"/>
        </w:rPr>
        <w:t>: A distance-based classifier using k=5 neighbors, implemented with class. It predicts based on the majority class of nearest data points, sensitive to data scaling.</w:t>
      </w:r>
    </w:p>
    <w:p w14:paraId="500C2695" w14:textId="77777777" w:rsidR="00CB65A4" w:rsidRPr="00A10995" w:rsidRDefault="00CB65A4" w:rsidP="00CB65A4">
      <w:pPr>
        <w:numPr>
          <w:ilvl w:val="0"/>
          <w:numId w:val="8"/>
        </w:numPr>
        <w:rPr>
          <w:sz w:val="22"/>
          <w:szCs w:val="22"/>
        </w:rPr>
      </w:pPr>
      <w:r w:rsidRPr="00A10995">
        <w:rPr>
          <w:b/>
          <w:bCs/>
          <w:sz w:val="22"/>
          <w:szCs w:val="22"/>
        </w:rPr>
        <w:t>Regression Tree</w:t>
      </w:r>
      <w:r w:rsidRPr="00A10995">
        <w:rPr>
          <w:sz w:val="22"/>
          <w:szCs w:val="22"/>
        </w:rPr>
        <w:t>: A single decision tree using information gain for splits, implemented with rpart. It provides interpretable decision paths, useful for understanding dropout factors.</w:t>
      </w:r>
    </w:p>
    <w:p w14:paraId="7D310ABA" w14:textId="77777777" w:rsidR="00CB65A4" w:rsidRPr="00A10995" w:rsidRDefault="00CB65A4" w:rsidP="00CB65A4">
      <w:pPr>
        <w:numPr>
          <w:ilvl w:val="0"/>
          <w:numId w:val="8"/>
        </w:numPr>
        <w:rPr>
          <w:sz w:val="22"/>
          <w:szCs w:val="22"/>
        </w:rPr>
      </w:pPr>
      <w:r w:rsidRPr="00A10995">
        <w:rPr>
          <w:b/>
          <w:bCs/>
          <w:sz w:val="22"/>
          <w:szCs w:val="22"/>
        </w:rPr>
        <w:t>LightGBM</w:t>
      </w:r>
      <w:r w:rsidRPr="00A10995">
        <w:rPr>
          <w:sz w:val="22"/>
          <w:szCs w:val="22"/>
        </w:rPr>
        <w:t>: A gradient boosting framework with SMOTE for class balancing, implemented with lightgbm. It optimizes for imbalanced datasets, suitable for the Enrolled class’s smaller size.</w:t>
      </w:r>
    </w:p>
    <w:p w14:paraId="5D757149" w14:textId="77777777" w:rsidR="00CB65A4" w:rsidRPr="00A10995" w:rsidRDefault="00CB65A4" w:rsidP="00CB65A4">
      <w:pPr>
        <w:rPr>
          <w:sz w:val="22"/>
          <w:szCs w:val="22"/>
        </w:rPr>
      </w:pPr>
      <w:r w:rsidRPr="00A10995">
        <w:rPr>
          <w:sz w:val="22"/>
          <w:szCs w:val="22"/>
        </w:rPr>
        <w:t>Five-fold cross-validation was applied using caret::train for Random Forest, SVM, and Regression Tree, and manual simulation for KNN, ensuring robust performance estimates across data subsets. LightGBM used balanced data via SMOTE to address class imbalance.</w:t>
      </w:r>
    </w:p>
    <w:p w14:paraId="7D87F720" w14:textId="77777777" w:rsidR="00CB65A4" w:rsidRPr="00A10995" w:rsidRDefault="00CB65A4" w:rsidP="00CB65A4">
      <w:pPr>
        <w:rPr>
          <w:sz w:val="22"/>
          <w:szCs w:val="22"/>
        </w:rPr>
      </w:pPr>
      <w:r w:rsidRPr="00A10995">
        <w:rPr>
          <w:b/>
          <w:bCs/>
          <w:sz w:val="22"/>
          <w:szCs w:val="22"/>
        </w:rPr>
        <w:t>Importance</w:t>
      </w:r>
      <w:r w:rsidRPr="00A10995">
        <w:rPr>
          <w:sz w:val="22"/>
          <w:szCs w:val="22"/>
        </w:rPr>
        <w:t>: Diverse algorithms provide multiple perspectives on dropout prediction, balancing accuracy and interpretability. Cross-validation ensures models generalize well, critical for real-world applications in identifying at-risk students.</w:t>
      </w:r>
    </w:p>
    <w:p w14:paraId="64207F42" w14:textId="77777777" w:rsidR="00CB65A4" w:rsidRPr="00A10995" w:rsidRDefault="00CB65A4" w:rsidP="00CB65A4">
      <w:pPr>
        <w:rPr>
          <w:b/>
          <w:bCs/>
          <w:sz w:val="22"/>
          <w:szCs w:val="22"/>
        </w:rPr>
      </w:pPr>
      <w:r w:rsidRPr="00A10995">
        <w:rPr>
          <w:b/>
          <w:bCs/>
          <w:sz w:val="22"/>
          <w:szCs w:val="22"/>
        </w:rPr>
        <w:t>6.5 Model Evaluation</w:t>
      </w:r>
    </w:p>
    <w:p w14:paraId="4DBEF1E6" w14:textId="77777777" w:rsidR="00CB65A4" w:rsidRPr="00A10995" w:rsidRDefault="00CB65A4" w:rsidP="00CB65A4">
      <w:pPr>
        <w:rPr>
          <w:sz w:val="22"/>
          <w:szCs w:val="22"/>
        </w:rPr>
      </w:pPr>
      <w:r w:rsidRPr="00A10995">
        <w:rPr>
          <w:sz w:val="22"/>
          <w:szCs w:val="22"/>
        </w:rPr>
        <w:t>Models were evaluated using the following metrics:</w:t>
      </w:r>
    </w:p>
    <w:p w14:paraId="3770A9E5" w14:textId="77777777" w:rsidR="00CB65A4" w:rsidRPr="00A10995" w:rsidRDefault="00CB65A4" w:rsidP="00CB65A4">
      <w:pPr>
        <w:rPr>
          <w:sz w:val="22"/>
          <w:szCs w:val="22"/>
        </w:rPr>
      </w:pPr>
    </w:p>
    <w:tbl>
      <w:tblPr>
        <w:tblStyle w:val="TableGrid"/>
        <w:tblW w:w="7423" w:type="dxa"/>
        <w:tblInd w:w="704" w:type="dxa"/>
        <w:tblLook w:val="04A0" w:firstRow="1" w:lastRow="0" w:firstColumn="1" w:lastColumn="0" w:noHBand="0" w:noVBand="1"/>
      </w:tblPr>
      <w:tblGrid>
        <w:gridCol w:w="1905"/>
        <w:gridCol w:w="2941"/>
        <w:gridCol w:w="2577"/>
      </w:tblGrid>
      <w:tr w:rsidR="00CB65A4" w:rsidRPr="00A10995" w14:paraId="6824960E" w14:textId="77777777" w:rsidTr="002403E2">
        <w:trPr>
          <w:trHeight w:val="261"/>
        </w:trPr>
        <w:tc>
          <w:tcPr>
            <w:tcW w:w="1905" w:type="dxa"/>
            <w:vAlign w:val="center"/>
          </w:tcPr>
          <w:p w14:paraId="73F4390B" w14:textId="604B38DB" w:rsidR="00CB65A4" w:rsidRPr="00A10995" w:rsidRDefault="000F523A" w:rsidP="004F47A2">
            <w:pPr>
              <w:pStyle w:val="ListParagraph"/>
              <w:ind w:left="0"/>
              <w:rPr>
                <w:sz w:val="22"/>
                <w:szCs w:val="22"/>
                <w:lang w:eastAsia="en-IN"/>
              </w:rPr>
            </w:pPr>
            <w:r w:rsidRPr="00A10995">
              <w:rPr>
                <w:sz w:val="22"/>
                <w:szCs w:val="22"/>
                <w:lang w:eastAsia="en-IN"/>
              </w:rPr>
              <w:t>Matrix</w:t>
            </w:r>
          </w:p>
        </w:tc>
        <w:tc>
          <w:tcPr>
            <w:tcW w:w="2941" w:type="dxa"/>
            <w:vAlign w:val="center"/>
          </w:tcPr>
          <w:p w14:paraId="7B3D41CB" w14:textId="77777777" w:rsidR="00CB65A4" w:rsidRPr="00A10995" w:rsidRDefault="00CB65A4" w:rsidP="004F47A2">
            <w:pPr>
              <w:pStyle w:val="ListParagraph"/>
              <w:ind w:left="0"/>
              <w:rPr>
                <w:sz w:val="22"/>
                <w:szCs w:val="22"/>
                <w:lang w:eastAsia="en-IN"/>
              </w:rPr>
            </w:pPr>
            <w:r w:rsidRPr="00A10995">
              <w:rPr>
                <w:b/>
                <w:bCs/>
                <w:kern w:val="2"/>
                <w:sz w:val="22"/>
                <w:szCs w:val="22"/>
                <w:lang w:val="en-IN" w:eastAsia="en-IN"/>
                <w14:ligatures w14:val="standardContextual"/>
              </w:rPr>
              <w:t>Description</w:t>
            </w:r>
          </w:p>
        </w:tc>
        <w:tc>
          <w:tcPr>
            <w:tcW w:w="2577" w:type="dxa"/>
            <w:vAlign w:val="center"/>
          </w:tcPr>
          <w:p w14:paraId="7812110A" w14:textId="77777777" w:rsidR="00CB65A4" w:rsidRPr="00A10995" w:rsidRDefault="00CB65A4" w:rsidP="004F47A2">
            <w:pPr>
              <w:pStyle w:val="ListParagraph"/>
              <w:ind w:left="0"/>
              <w:rPr>
                <w:sz w:val="22"/>
                <w:szCs w:val="22"/>
                <w:lang w:eastAsia="en-IN"/>
              </w:rPr>
            </w:pPr>
            <w:r w:rsidRPr="00A10995">
              <w:rPr>
                <w:b/>
                <w:bCs/>
                <w:kern w:val="2"/>
                <w:sz w:val="22"/>
                <w:szCs w:val="22"/>
                <w:lang w:val="en-IN" w:eastAsia="en-IN"/>
                <w14:ligatures w14:val="standardContextual"/>
              </w:rPr>
              <w:t>Equation</w:t>
            </w:r>
          </w:p>
        </w:tc>
      </w:tr>
      <w:tr w:rsidR="00CB65A4" w:rsidRPr="00A10995" w14:paraId="21DC1370" w14:textId="77777777" w:rsidTr="002403E2">
        <w:trPr>
          <w:trHeight w:val="523"/>
        </w:trPr>
        <w:tc>
          <w:tcPr>
            <w:tcW w:w="1905" w:type="dxa"/>
            <w:vAlign w:val="center"/>
          </w:tcPr>
          <w:p w14:paraId="5E9D86CD"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Accuracy</w:t>
            </w:r>
          </w:p>
        </w:tc>
        <w:tc>
          <w:tcPr>
            <w:tcW w:w="2941" w:type="dxa"/>
            <w:vAlign w:val="center"/>
          </w:tcPr>
          <w:p w14:paraId="5C496001"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Proportion of correct predictions among all cases</w:t>
            </w:r>
          </w:p>
        </w:tc>
        <w:tc>
          <w:tcPr>
            <w:tcW w:w="2577" w:type="dxa"/>
            <w:vAlign w:val="center"/>
          </w:tcPr>
          <w:p w14:paraId="05F4F809"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Accuracy = (TP + TN) / (TP + TN + FP + FN)</w:t>
            </w:r>
          </w:p>
        </w:tc>
      </w:tr>
      <w:tr w:rsidR="00CB65A4" w:rsidRPr="00A10995" w14:paraId="3C14D165" w14:textId="77777777" w:rsidTr="002403E2">
        <w:trPr>
          <w:trHeight w:val="513"/>
        </w:trPr>
        <w:tc>
          <w:tcPr>
            <w:tcW w:w="1905" w:type="dxa"/>
            <w:vAlign w:val="center"/>
          </w:tcPr>
          <w:p w14:paraId="12E282F0"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Sensitivity (Recall)</w:t>
            </w:r>
          </w:p>
        </w:tc>
        <w:tc>
          <w:tcPr>
            <w:tcW w:w="2941" w:type="dxa"/>
            <w:vAlign w:val="center"/>
          </w:tcPr>
          <w:p w14:paraId="16C5DD19"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Proportion of actual dropouts correctly identified</w:t>
            </w:r>
          </w:p>
        </w:tc>
        <w:tc>
          <w:tcPr>
            <w:tcW w:w="2577" w:type="dxa"/>
            <w:vAlign w:val="center"/>
          </w:tcPr>
          <w:p w14:paraId="3FBFCC7E"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Sensitivity = TP / (TP + FN)</w:t>
            </w:r>
          </w:p>
        </w:tc>
      </w:tr>
      <w:tr w:rsidR="00CB65A4" w:rsidRPr="00A10995" w14:paraId="6412AD3F" w14:textId="77777777" w:rsidTr="002403E2">
        <w:trPr>
          <w:trHeight w:val="523"/>
        </w:trPr>
        <w:tc>
          <w:tcPr>
            <w:tcW w:w="1905" w:type="dxa"/>
            <w:vAlign w:val="center"/>
          </w:tcPr>
          <w:p w14:paraId="05B1DE72"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Specificity</w:t>
            </w:r>
          </w:p>
        </w:tc>
        <w:tc>
          <w:tcPr>
            <w:tcW w:w="2941" w:type="dxa"/>
            <w:vAlign w:val="center"/>
          </w:tcPr>
          <w:p w14:paraId="13AF6B39"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Proportion of actual non-dropouts correctly identified</w:t>
            </w:r>
          </w:p>
        </w:tc>
        <w:tc>
          <w:tcPr>
            <w:tcW w:w="2577" w:type="dxa"/>
            <w:vAlign w:val="center"/>
          </w:tcPr>
          <w:p w14:paraId="4BB118D6"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Specificity = TN / (TN + FP)</w:t>
            </w:r>
          </w:p>
        </w:tc>
      </w:tr>
      <w:tr w:rsidR="00CB65A4" w:rsidRPr="00A10995" w14:paraId="5F8954F1" w14:textId="77777777" w:rsidTr="002403E2">
        <w:trPr>
          <w:trHeight w:val="784"/>
        </w:trPr>
        <w:tc>
          <w:tcPr>
            <w:tcW w:w="1905" w:type="dxa"/>
            <w:vAlign w:val="center"/>
          </w:tcPr>
          <w:p w14:paraId="3B8D2C1E"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Precision</w:t>
            </w:r>
          </w:p>
        </w:tc>
        <w:tc>
          <w:tcPr>
            <w:tcW w:w="2941" w:type="dxa"/>
            <w:vAlign w:val="center"/>
          </w:tcPr>
          <w:p w14:paraId="31E259C2"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Proportion of predicted dropouts that are actually dropouts</w:t>
            </w:r>
          </w:p>
        </w:tc>
        <w:tc>
          <w:tcPr>
            <w:tcW w:w="2577" w:type="dxa"/>
            <w:vAlign w:val="center"/>
          </w:tcPr>
          <w:p w14:paraId="539A3FAB"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Precision = TP / (TP + FP)</w:t>
            </w:r>
          </w:p>
        </w:tc>
      </w:tr>
      <w:tr w:rsidR="00CB65A4" w:rsidRPr="00A10995" w14:paraId="4866290D" w14:textId="77777777" w:rsidTr="002403E2">
        <w:trPr>
          <w:trHeight w:val="513"/>
        </w:trPr>
        <w:tc>
          <w:tcPr>
            <w:tcW w:w="1905" w:type="dxa"/>
            <w:vAlign w:val="center"/>
          </w:tcPr>
          <w:p w14:paraId="328C88E1"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F1 Score</w:t>
            </w:r>
          </w:p>
        </w:tc>
        <w:tc>
          <w:tcPr>
            <w:tcW w:w="2941" w:type="dxa"/>
            <w:vAlign w:val="center"/>
          </w:tcPr>
          <w:p w14:paraId="546BE5B8"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Harmonic mean of precision and recall</w:t>
            </w:r>
          </w:p>
        </w:tc>
        <w:tc>
          <w:tcPr>
            <w:tcW w:w="2577" w:type="dxa"/>
            <w:vAlign w:val="center"/>
          </w:tcPr>
          <w:p w14:paraId="4A58B6B5"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F1 Score = 2 * (Precision * Recall) / (Precision + Recall)</w:t>
            </w:r>
          </w:p>
        </w:tc>
      </w:tr>
      <w:tr w:rsidR="00CB65A4" w:rsidRPr="00A10995" w14:paraId="568FBED7" w14:textId="77777777" w:rsidTr="002403E2">
        <w:trPr>
          <w:trHeight w:val="523"/>
        </w:trPr>
        <w:tc>
          <w:tcPr>
            <w:tcW w:w="1905" w:type="dxa"/>
            <w:vAlign w:val="center"/>
          </w:tcPr>
          <w:p w14:paraId="1241B5C3"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AUC</w:t>
            </w:r>
          </w:p>
        </w:tc>
        <w:tc>
          <w:tcPr>
            <w:tcW w:w="2941" w:type="dxa"/>
            <w:vAlign w:val="center"/>
          </w:tcPr>
          <w:p w14:paraId="7DE6ABBD"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Model’s ability to discriminate between classes</w:t>
            </w:r>
          </w:p>
        </w:tc>
        <w:tc>
          <w:tcPr>
            <w:tcW w:w="2577" w:type="dxa"/>
            <w:vAlign w:val="center"/>
          </w:tcPr>
          <w:p w14:paraId="155770D1" w14:textId="77777777" w:rsidR="00CB65A4" w:rsidRPr="00A10995" w:rsidRDefault="00CB65A4" w:rsidP="004F47A2">
            <w:pPr>
              <w:pStyle w:val="ListParagraph"/>
              <w:ind w:left="0"/>
              <w:rPr>
                <w:sz w:val="22"/>
                <w:szCs w:val="22"/>
                <w:lang w:eastAsia="en-IN"/>
              </w:rPr>
            </w:pPr>
            <w:r w:rsidRPr="00A10995">
              <w:rPr>
                <w:kern w:val="2"/>
                <w:sz w:val="22"/>
                <w:szCs w:val="22"/>
                <w:lang w:val="en-IN" w:eastAsia="en-IN"/>
                <w14:ligatures w14:val="standardContextual"/>
              </w:rPr>
              <w:t>AUC = ∫₀¹ TPR(FPR</w:t>
            </w:r>
            <w:r w:rsidRPr="00A10995">
              <w:rPr>
                <w:rFonts w:ascii="Cambria Math" w:hAnsi="Cambria Math" w:cs="Cambria Math"/>
                <w:kern w:val="2"/>
                <w:sz w:val="22"/>
                <w:szCs w:val="22"/>
                <w:lang w:val="en-IN" w:eastAsia="en-IN"/>
                <w14:ligatures w14:val="standardContextual"/>
              </w:rPr>
              <w:t>⁻</w:t>
            </w:r>
            <w:r w:rsidRPr="00A10995">
              <w:rPr>
                <w:rFonts w:ascii="Aptos" w:hAnsi="Aptos" w:cs="Aptos"/>
                <w:kern w:val="2"/>
                <w:sz w:val="22"/>
                <w:szCs w:val="22"/>
                <w:lang w:val="en-IN" w:eastAsia="en-IN"/>
                <w14:ligatures w14:val="standardContextual"/>
              </w:rPr>
              <w:t>¹</w:t>
            </w:r>
            <w:r w:rsidRPr="00A10995">
              <w:rPr>
                <w:kern w:val="2"/>
                <w:sz w:val="22"/>
                <w:szCs w:val="22"/>
                <w:lang w:val="en-IN" w:eastAsia="en-IN"/>
                <w14:ligatures w14:val="standardContextual"/>
              </w:rPr>
              <w:t>(t)) dt</w:t>
            </w:r>
          </w:p>
        </w:tc>
      </w:tr>
    </w:tbl>
    <w:p w14:paraId="3CE0D6BF" w14:textId="77777777" w:rsidR="00CB65A4" w:rsidRPr="00A10995" w:rsidRDefault="00CB65A4" w:rsidP="00CB65A4">
      <w:pPr>
        <w:rPr>
          <w:sz w:val="22"/>
          <w:szCs w:val="22"/>
        </w:rPr>
      </w:pPr>
    </w:p>
    <w:p w14:paraId="17856805" w14:textId="77777777" w:rsidR="00CB65A4" w:rsidRPr="00A10995" w:rsidRDefault="00CB65A4" w:rsidP="00CB65A4">
      <w:pPr>
        <w:rPr>
          <w:sz w:val="22"/>
          <w:szCs w:val="22"/>
        </w:rPr>
      </w:pPr>
    </w:p>
    <w:p w14:paraId="515A9BC4" w14:textId="77777777" w:rsidR="00CB65A4" w:rsidRPr="00A10995" w:rsidRDefault="00CB65A4" w:rsidP="00CB65A4">
      <w:pPr>
        <w:rPr>
          <w:sz w:val="22"/>
          <w:szCs w:val="22"/>
        </w:rPr>
      </w:pPr>
      <w:r w:rsidRPr="00A10995">
        <w:rPr>
          <w:sz w:val="22"/>
          <w:szCs w:val="22"/>
        </w:rPr>
        <w:t>Visualizations were generated to interpret results:</w:t>
      </w:r>
    </w:p>
    <w:p w14:paraId="1C168E30" w14:textId="77777777" w:rsidR="00CB65A4" w:rsidRPr="00A10995" w:rsidRDefault="00CB65A4" w:rsidP="00CB65A4">
      <w:pPr>
        <w:numPr>
          <w:ilvl w:val="0"/>
          <w:numId w:val="9"/>
        </w:numPr>
        <w:rPr>
          <w:sz w:val="22"/>
          <w:szCs w:val="22"/>
        </w:rPr>
      </w:pPr>
      <w:r w:rsidRPr="00A10995">
        <w:rPr>
          <w:sz w:val="22"/>
          <w:szCs w:val="22"/>
        </w:rPr>
        <w:t>Boxplots of cross-validation accuracies to assess model consistency.</w:t>
      </w:r>
    </w:p>
    <w:p w14:paraId="28599511" w14:textId="77777777" w:rsidR="00CB65A4" w:rsidRPr="00A10995" w:rsidRDefault="00CB65A4" w:rsidP="00CB65A4">
      <w:pPr>
        <w:numPr>
          <w:ilvl w:val="0"/>
          <w:numId w:val="9"/>
        </w:numPr>
        <w:rPr>
          <w:sz w:val="22"/>
          <w:szCs w:val="22"/>
        </w:rPr>
      </w:pPr>
      <w:r w:rsidRPr="00A10995">
        <w:rPr>
          <w:sz w:val="22"/>
          <w:szCs w:val="22"/>
        </w:rPr>
        <w:t>Histograms of predicted probabilities for Random Forest, SVM, and KNN to evaluate prediction confidence.</w:t>
      </w:r>
    </w:p>
    <w:p w14:paraId="0FB8678C" w14:textId="77777777" w:rsidR="00CB65A4" w:rsidRPr="00A10995" w:rsidRDefault="00CB65A4" w:rsidP="00CB65A4">
      <w:pPr>
        <w:numPr>
          <w:ilvl w:val="0"/>
          <w:numId w:val="9"/>
        </w:numPr>
        <w:rPr>
          <w:sz w:val="22"/>
          <w:szCs w:val="22"/>
        </w:rPr>
      </w:pPr>
      <w:r w:rsidRPr="00A10995">
        <w:rPr>
          <w:sz w:val="22"/>
          <w:szCs w:val="22"/>
        </w:rPr>
        <w:t>Confusion matrices for each model to visualize prediction errors.</w:t>
      </w:r>
    </w:p>
    <w:p w14:paraId="30692C71" w14:textId="77777777" w:rsidR="00CB65A4" w:rsidRPr="00A10995" w:rsidRDefault="00CB65A4" w:rsidP="00CB65A4">
      <w:pPr>
        <w:numPr>
          <w:ilvl w:val="0"/>
          <w:numId w:val="9"/>
        </w:numPr>
        <w:rPr>
          <w:sz w:val="22"/>
          <w:szCs w:val="22"/>
        </w:rPr>
      </w:pPr>
      <w:r w:rsidRPr="00A10995">
        <w:rPr>
          <w:sz w:val="22"/>
          <w:szCs w:val="22"/>
        </w:rPr>
        <w:t>Bar chart comparing model accuracies to guide model selection.</w:t>
      </w:r>
    </w:p>
    <w:p w14:paraId="4DDAC8EF" w14:textId="77777777" w:rsidR="00CB65A4" w:rsidRPr="00A10995" w:rsidRDefault="00CB65A4" w:rsidP="00CB65A4">
      <w:pPr>
        <w:numPr>
          <w:ilvl w:val="0"/>
          <w:numId w:val="9"/>
        </w:numPr>
        <w:rPr>
          <w:sz w:val="22"/>
          <w:szCs w:val="22"/>
        </w:rPr>
      </w:pPr>
      <w:r w:rsidRPr="00A10995">
        <w:rPr>
          <w:sz w:val="22"/>
          <w:szCs w:val="22"/>
        </w:rPr>
        <w:t>Pie chart of the best model’s prediction distribution to summarize performance.</w:t>
      </w:r>
    </w:p>
    <w:p w14:paraId="5D5B6984" w14:textId="77777777" w:rsidR="00CB65A4" w:rsidRPr="00A10995" w:rsidRDefault="00CB65A4" w:rsidP="00CB65A4">
      <w:pPr>
        <w:rPr>
          <w:sz w:val="22"/>
          <w:szCs w:val="22"/>
        </w:rPr>
      </w:pPr>
      <w:r w:rsidRPr="00A10995">
        <w:rPr>
          <w:sz w:val="22"/>
          <w:szCs w:val="22"/>
        </w:rPr>
        <w:t>The R script automated these processes, producing outputs that were embedded as text representations in this report to ensure seamless integration.</w:t>
      </w:r>
    </w:p>
    <w:p w14:paraId="16EBCDFD" w14:textId="77777777" w:rsidR="00CB65A4" w:rsidRDefault="00CB65A4" w:rsidP="00CB65A4">
      <w:pPr>
        <w:rPr>
          <w:sz w:val="22"/>
          <w:szCs w:val="22"/>
        </w:rPr>
      </w:pPr>
      <w:r w:rsidRPr="00A10995">
        <w:rPr>
          <w:b/>
          <w:bCs/>
          <w:sz w:val="22"/>
          <w:szCs w:val="22"/>
        </w:rPr>
        <w:t>Importance</w:t>
      </w:r>
      <w:r w:rsidRPr="00A10995">
        <w:rPr>
          <w:sz w:val="22"/>
          <w:szCs w:val="22"/>
        </w:rPr>
        <w:t>: Comprehensive evaluation metrics and visualizations are essential for dropout prediction, as they quantify model reliability and highlight areas for improvement. Accurate models enable institutions to target interventions effectively, reducing dropout rates.</w:t>
      </w:r>
    </w:p>
    <w:p w14:paraId="56644A87" w14:textId="77777777" w:rsidR="0091595D" w:rsidRDefault="0091595D" w:rsidP="00CB65A4">
      <w:pPr>
        <w:rPr>
          <w:sz w:val="22"/>
          <w:szCs w:val="22"/>
        </w:rPr>
      </w:pPr>
    </w:p>
    <w:p w14:paraId="745D0FD7" w14:textId="77777777" w:rsidR="0091595D" w:rsidRPr="00A10995" w:rsidRDefault="0091595D" w:rsidP="00CB65A4">
      <w:pPr>
        <w:rPr>
          <w:sz w:val="22"/>
          <w:szCs w:val="22"/>
        </w:rPr>
      </w:pPr>
    </w:p>
    <w:p w14:paraId="6F4A1F00" w14:textId="77777777" w:rsidR="00CB65A4" w:rsidRDefault="00CB65A4" w:rsidP="00472DE1">
      <w:pPr>
        <w:pStyle w:val="Heading2"/>
        <w:numPr>
          <w:ilvl w:val="0"/>
          <w:numId w:val="33"/>
        </w:numPr>
        <w:rPr>
          <w:sz w:val="22"/>
          <w:szCs w:val="22"/>
        </w:rPr>
      </w:pPr>
      <w:bookmarkStart w:id="7" w:name="_Toc197713328"/>
      <w:r w:rsidRPr="00A10995">
        <w:rPr>
          <w:sz w:val="22"/>
          <w:szCs w:val="22"/>
        </w:rPr>
        <w:t>Implementation</w:t>
      </w:r>
      <w:bookmarkEnd w:id="7"/>
    </w:p>
    <w:p w14:paraId="5BC79405" w14:textId="3BA54607" w:rsidR="00575FDC" w:rsidRPr="00575FDC" w:rsidRDefault="00575FDC" w:rsidP="00575FDC">
      <w:pPr>
        <w:rPr>
          <w:sz w:val="22"/>
          <w:szCs w:val="22"/>
        </w:rPr>
      </w:pPr>
      <w:r w:rsidRPr="00575FDC">
        <w:rPr>
          <w:sz w:val="22"/>
          <w:szCs w:val="22"/>
        </w:rPr>
        <w:t xml:space="preserve">The analysis was implemented using the R script (student_dropout_prediction.R), executed in R version 4.5.0 on a Windows 10 system with 16GB RAM. The script utilized packages </w:t>
      </w:r>
      <w:r w:rsidR="006B01AE">
        <w:rPr>
          <w:sz w:val="22"/>
          <w:szCs w:val="22"/>
        </w:rPr>
        <w:t>“</w:t>
      </w:r>
      <w:r w:rsidRPr="00575FDC">
        <w:rPr>
          <w:sz w:val="22"/>
          <w:szCs w:val="22"/>
        </w:rPr>
        <w:t>randomForest</w:t>
      </w:r>
      <w:r w:rsidR="006B01AE">
        <w:rPr>
          <w:sz w:val="22"/>
          <w:szCs w:val="22"/>
        </w:rPr>
        <w:t>”</w:t>
      </w:r>
      <w:r w:rsidRPr="00575FDC">
        <w:rPr>
          <w:sz w:val="22"/>
          <w:szCs w:val="22"/>
        </w:rPr>
        <w:t xml:space="preserve">, </w:t>
      </w:r>
      <w:r w:rsidR="006B01AE">
        <w:rPr>
          <w:sz w:val="22"/>
          <w:szCs w:val="22"/>
        </w:rPr>
        <w:t>“</w:t>
      </w:r>
      <w:r w:rsidRPr="00575FDC">
        <w:rPr>
          <w:sz w:val="22"/>
          <w:szCs w:val="22"/>
        </w:rPr>
        <w:t>e1071</w:t>
      </w:r>
      <w:r w:rsidR="006B01AE">
        <w:rPr>
          <w:sz w:val="22"/>
          <w:szCs w:val="22"/>
        </w:rPr>
        <w:t>”</w:t>
      </w:r>
      <w:r w:rsidRPr="00575FDC">
        <w:rPr>
          <w:sz w:val="22"/>
          <w:szCs w:val="22"/>
        </w:rPr>
        <w:t xml:space="preserve">, </w:t>
      </w:r>
      <w:r w:rsidR="006B01AE">
        <w:rPr>
          <w:sz w:val="22"/>
          <w:szCs w:val="22"/>
        </w:rPr>
        <w:t>“</w:t>
      </w:r>
      <w:r w:rsidRPr="00575FDC">
        <w:rPr>
          <w:sz w:val="22"/>
          <w:szCs w:val="22"/>
        </w:rPr>
        <w:t>class</w:t>
      </w:r>
      <w:r w:rsidR="006B01AE">
        <w:rPr>
          <w:sz w:val="22"/>
          <w:szCs w:val="22"/>
        </w:rPr>
        <w:t>”</w:t>
      </w:r>
      <w:r w:rsidRPr="00575FDC">
        <w:rPr>
          <w:sz w:val="22"/>
          <w:szCs w:val="22"/>
        </w:rPr>
        <w:t>,</w:t>
      </w:r>
      <w:r w:rsidR="006B01AE">
        <w:rPr>
          <w:sz w:val="22"/>
          <w:szCs w:val="22"/>
        </w:rPr>
        <w:t>”</w:t>
      </w:r>
      <w:r w:rsidRPr="00575FDC">
        <w:rPr>
          <w:sz w:val="22"/>
          <w:szCs w:val="22"/>
        </w:rPr>
        <w:t xml:space="preserve"> rpart</w:t>
      </w:r>
      <w:r w:rsidR="006B01AE">
        <w:rPr>
          <w:sz w:val="22"/>
          <w:szCs w:val="22"/>
        </w:rPr>
        <w:t>”</w:t>
      </w:r>
      <w:r w:rsidRPr="00575FDC">
        <w:rPr>
          <w:sz w:val="22"/>
          <w:szCs w:val="22"/>
        </w:rPr>
        <w:t xml:space="preserve">, caret, </w:t>
      </w:r>
      <w:r w:rsidR="006B01AE">
        <w:rPr>
          <w:sz w:val="22"/>
          <w:szCs w:val="22"/>
        </w:rPr>
        <w:t>“</w:t>
      </w:r>
      <w:r w:rsidRPr="00575FDC">
        <w:rPr>
          <w:sz w:val="22"/>
          <w:szCs w:val="22"/>
        </w:rPr>
        <w:t>ggplot banho</w:t>
      </w:r>
      <w:r>
        <w:rPr>
          <w:sz w:val="22"/>
          <w:szCs w:val="22"/>
        </w:rPr>
        <w:t>”</w:t>
      </w:r>
      <w:r w:rsidRPr="00575FDC">
        <w:rPr>
          <w:sz w:val="22"/>
          <w:szCs w:val="22"/>
        </w:rPr>
        <w:t>,</w:t>
      </w:r>
      <w:r>
        <w:rPr>
          <w:sz w:val="22"/>
          <w:szCs w:val="22"/>
        </w:rPr>
        <w:t>”</w:t>
      </w:r>
      <w:r w:rsidRPr="00575FDC">
        <w:rPr>
          <w:sz w:val="22"/>
          <w:szCs w:val="22"/>
        </w:rPr>
        <w:t xml:space="preserve"> corrplot</w:t>
      </w:r>
      <w:r>
        <w:rPr>
          <w:sz w:val="22"/>
          <w:szCs w:val="22"/>
        </w:rPr>
        <w:t>”</w:t>
      </w:r>
      <w:r w:rsidRPr="00575FDC">
        <w:rPr>
          <w:sz w:val="22"/>
          <w:szCs w:val="22"/>
        </w:rPr>
        <w:t xml:space="preserve">, </w:t>
      </w:r>
      <w:r>
        <w:rPr>
          <w:sz w:val="22"/>
          <w:szCs w:val="22"/>
        </w:rPr>
        <w:t>“</w:t>
      </w:r>
      <w:r w:rsidRPr="00575FDC">
        <w:rPr>
          <w:sz w:val="22"/>
          <w:szCs w:val="22"/>
        </w:rPr>
        <w:t>tidyr</w:t>
      </w:r>
      <w:r>
        <w:rPr>
          <w:sz w:val="22"/>
          <w:szCs w:val="22"/>
        </w:rPr>
        <w:t>”</w:t>
      </w:r>
      <w:r w:rsidRPr="00575FDC">
        <w:rPr>
          <w:sz w:val="22"/>
          <w:szCs w:val="22"/>
        </w:rPr>
        <w:t xml:space="preserve">, </w:t>
      </w:r>
      <w:r>
        <w:rPr>
          <w:sz w:val="22"/>
          <w:szCs w:val="22"/>
        </w:rPr>
        <w:t>“</w:t>
      </w:r>
      <w:r w:rsidRPr="00575FDC">
        <w:rPr>
          <w:sz w:val="22"/>
          <w:szCs w:val="22"/>
        </w:rPr>
        <w:t>lightgbm</w:t>
      </w:r>
      <w:r>
        <w:rPr>
          <w:sz w:val="22"/>
          <w:szCs w:val="22"/>
        </w:rPr>
        <w:t>”</w:t>
      </w:r>
      <w:r w:rsidRPr="00575FDC">
        <w:rPr>
          <w:sz w:val="22"/>
          <w:szCs w:val="22"/>
        </w:rPr>
        <w:t xml:space="preserve">, </w:t>
      </w:r>
      <w:r>
        <w:rPr>
          <w:sz w:val="22"/>
          <w:szCs w:val="22"/>
        </w:rPr>
        <w:t>“</w:t>
      </w:r>
      <w:r w:rsidRPr="00575FDC">
        <w:rPr>
          <w:sz w:val="22"/>
          <w:szCs w:val="22"/>
        </w:rPr>
        <w:t>tidymodels</w:t>
      </w:r>
      <w:r>
        <w:rPr>
          <w:sz w:val="22"/>
          <w:szCs w:val="22"/>
        </w:rPr>
        <w:t>”</w:t>
      </w:r>
      <w:r w:rsidRPr="00575FDC">
        <w:rPr>
          <w:sz w:val="22"/>
          <w:szCs w:val="22"/>
        </w:rPr>
        <w:t xml:space="preserve">, and themis for data processing, modelling, and visualization. This section details the script’s execution steps, key outputs, and their initial significance in predicting student </w:t>
      </w:r>
      <w:r w:rsidRPr="00575FDC">
        <w:rPr>
          <w:sz w:val="22"/>
          <w:szCs w:val="22"/>
        </w:rPr>
        <w:lastRenderedPageBreak/>
        <w:t xml:space="preserve">dropout, with visualizations represented as ASCII art or text descriptions. Key updates include the replacement of reshape2 with </w:t>
      </w:r>
      <w:r>
        <w:rPr>
          <w:sz w:val="22"/>
          <w:szCs w:val="22"/>
        </w:rPr>
        <w:t>“</w:t>
      </w:r>
      <w:r w:rsidRPr="00575FDC">
        <w:rPr>
          <w:sz w:val="22"/>
          <w:szCs w:val="22"/>
        </w:rPr>
        <w:t>tidyr</w:t>
      </w:r>
      <w:r>
        <w:rPr>
          <w:sz w:val="22"/>
          <w:szCs w:val="22"/>
        </w:rPr>
        <w:t>”</w:t>
      </w:r>
      <w:r w:rsidRPr="00575FDC">
        <w:rPr>
          <w:sz w:val="22"/>
          <w:szCs w:val="22"/>
        </w:rPr>
        <w:t xml:space="preserve"> for data manipulation, the use of </w:t>
      </w:r>
      <w:r>
        <w:rPr>
          <w:sz w:val="22"/>
          <w:szCs w:val="22"/>
        </w:rPr>
        <w:t>“</w:t>
      </w:r>
      <w:r w:rsidRPr="00575FDC">
        <w:rPr>
          <w:sz w:val="22"/>
          <w:szCs w:val="22"/>
        </w:rPr>
        <w:t>tidymodels</w:t>
      </w:r>
      <w:r>
        <w:rPr>
          <w:sz w:val="22"/>
          <w:szCs w:val="22"/>
        </w:rPr>
        <w:t xml:space="preserve">“ </w:t>
      </w:r>
      <w:r w:rsidRPr="00575FDC">
        <w:rPr>
          <w:sz w:val="22"/>
          <w:szCs w:val="22"/>
        </w:rPr>
        <w:t xml:space="preserve">for streamlined preprocessing with recipes, and the application of SMOTE via the </w:t>
      </w:r>
      <w:r>
        <w:rPr>
          <w:sz w:val="22"/>
          <w:szCs w:val="22"/>
        </w:rPr>
        <w:t>“</w:t>
      </w:r>
      <w:r w:rsidRPr="00575FDC">
        <w:rPr>
          <w:sz w:val="22"/>
          <w:szCs w:val="22"/>
        </w:rPr>
        <w:t xml:space="preserve">themis </w:t>
      </w:r>
      <w:r>
        <w:rPr>
          <w:sz w:val="22"/>
          <w:szCs w:val="22"/>
        </w:rPr>
        <w:t>“</w:t>
      </w:r>
      <w:r w:rsidRPr="00575FDC">
        <w:rPr>
          <w:sz w:val="22"/>
          <w:szCs w:val="22"/>
        </w:rPr>
        <w:t xml:space="preserve">package to balance the dataset for </w:t>
      </w:r>
      <w:r>
        <w:rPr>
          <w:sz w:val="22"/>
          <w:szCs w:val="22"/>
        </w:rPr>
        <w:t>“</w:t>
      </w:r>
      <w:r w:rsidRPr="00575FDC">
        <w:rPr>
          <w:sz w:val="22"/>
          <w:szCs w:val="22"/>
        </w:rPr>
        <w:t>LightGBM</w:t>
      </w:r>
      <w:r>
        <w:rPr>
          <w:sz w:val="22"/>
          <w:szCs w:val="22"/>
        </w:rPr>
        <w:t>”</w:t>
      </w:r>
      <w:r w:rsidRPr="00575FDC">
        <w:rPr>
          <w:sz w:val="22"/>
          <w:szCs w:val="22"/>
        </w:rPr>
        <w:t xml:space="preserve"> modelling. The script now incorporates enhanced visualizations, such as a correlation heatmap using ggplot2 and </w:t>
      </w:r>
      <w:r>
        <w:rPr>
          <w:sz w:val="22"/>
          <w:szCs w:val="22"/>
        </w:rPr>
        <w:t>“</w:t>
      </w:r>
      <w:r w:rsidRPr="00575FDC">
        <w:rPr>
          <w:sz w:val="22"/>
          <w:szCs w:val="22"/>
        </w:rPr>
        <w:t>tidyr</w:t>
      </w:r>
      <w:r>
        <w:rPr>
          <w:sz w:val="22"/>
          <w:szCs w:val="22"/>
        </w:rPr>
        <w:t>”</w:t>
      </w:r>
      <w:r w:rsidRPr="00575FDC">
        <w:rPr>
          <w:sz w:val="22"/>
          <w:szCs w:val="22"/>
        </w:rPr>
        <w:t>, a pie chart for target variable distribution, and a feature importance bar chart for the Random Forest model, alongside a comprehensive model comparison bar chart for Random Forest, SVM, KNN, Regression Tree, and</w:t>
      </w:r>
      <w:r w:rsidR="006B01AE">
        <w:rPr>
          <w:sz w:val="22"/>
          <w:szCs w:val="22"/>
        </w:rPr>
        <w:t xml:space="preserve"> “</w:t>
      </w:r>
      <w:r w:rsidRPr="00575FDC">
        <w:rPr>
          <w:sz w:val="22"/>
          <w:szCs w:val="22"/>
        </w:rPr>
        <w:t>LightGBM</w:t>
      </w:r>
      <w:r w:rsidR="00076490">
        <w:rPr>
          <w:sz w:val="22"/>
          <w:szCs w:val="22"/>
        </w:rPr>
        <w:t>”</w:t>
      </w:r>
      <w:r w:rsidRPr="00575FDC">
        <w:rPr>
          <w:sz w:val="22"/>
          <w:szCs w:val="22"/>
        </w:rPr>
        <w:t xml:space="preserve"> accuracies.</w:t>
      </w:r>
    </w:p>
    <w:p w14:paraId="25E67CAD" w14:textId="77777777" w:rsidR="00575FDC" w:rsidRPr="00575FDC" w:rsidRDefault="00575FDC" w:rsidP="00575FDC"/>
    <w:p w14:paraId="1605C91C" w14:textId="77777777" w:rsidR="00CB65A4" w:rsidRPr="00A10995" w:rsidRDefault="00CB65A4" w:rsidP="00CB65A4">
      <w:pPr>
        <w:rPr>
          <w:b/>
          <w:bCs/>
          <w:sz w:val="22"/>
          <w:szCs w:val="22"/>
        </w:rPr>
      </w:pPr>
      <w:r w:rsidRPr="00A10995">
        <w:rPr>
          <w:b/>
          <w:bCs/>
          <w:sz w:val="22"/>
          <w:szCs w:val="22"/>
        </w:rPr>
        <w:t>7.1 Environment Setup and Data Loading</w:t>
      </w:r>
    </w:p>
    <w:p w14:paraId="7700EAB8" w14:textId="77777777" w:rsidR="00CB65A4" w:rsidRPr="00A10995" w:rsidRDefault="00CB65A4" w:rsidP="00CB65A4">
      <w:pPr>
        <w:rPr>
          <w:sz w:val="22"/>
          <w:szCs w:val="22"/>
        </w:rPr>
      </w:pPr>
      <w:r w:rsidRPr="00A10995">
        <w:rPr>
          <w:sz w:val="22"/>
          <w:szCs w:val="22"/>
        </w:rPr>
        <w:t>The script began by installing and loading required packages:</w:t>
      </w:r>
    </w:p>
    <w:p w14:paraId="793993D8" w14:textId="77777777" w:rsidR="00CB65A4" w:rsidRPr="00A10995" w:rsidRDefault="00CB65A4" w:rsidP="00CB65A4">
      <w:pPr>
        <w:rPr>
          <w:sz w:val="22"/>
          <w:szCs w:val="22"/>
        </w:rPr>
      </w:pPr>
      <w:r w:rsidRPr="00A10995">
        <w:rPr>
          <w:b/>
          <w:bCs/>
          <w:sz w:val="22"/>
          <w:szCs w:val="22"/>
        </w:rPr>
        <w:t>R Code Excerpt</w:t>
      </w:r>
      <w:r w:rsidRPr="00A10995">
        <w:rPr>
          <w:sz w:val="22"/>
          <w:szCs w:val="22"/>
        </w:rPr>
        <w:t>:</w:t>
      </w:r>
    </w:p>
    <w:p w14:paraId="109E06E3" w14:textId="77777777" w:rsidR="00950922" w:rsidRPr="00950922" w:rsidRDefault="00950922" w:rsidP="00950922">
      <w:pPr>
        <w:rPr>
          <w:sz w:val="22"/>
          <w:szCs w:val="22"/>
        </w:rPr>
      </w:pPr>
      <w:r w:rsidRPr="00950922">
        <w:rPr>
          <w:sz w:val="22"/>
          <w:szCs w:val="22"/>
        </w:rPr>
        <w:t># Install required packages (run once if not installed)</w:t>
      </w:r>
    </w:p>
    <w:p w14:paraId="197ADB74" w14:textId="77777777" w:rsidR="00950922" w:rsidRPr="00950922" w:rsidRDefault="00950922" w:rsidP="00950922">
      <w:pPr>
        <w:rPr>
          <w:sz w:val="22"/>
          <w:szCs w:val="22"/>
        </w:rPr>
      </w:pPr>
      <w:r w:rsidRPr="00950922">
        <w:rPr>
          <w:sz w:val="22"/>
          <w:szCs w:val="22"/>
        </w:rPr>
        <w:t>packages &lt;- c("randomForest", "e1071", "class", "rpart", "caret", "ggplot2", "corrplot",</w:t>
      </w:r>
    </w:p>
    <w:p w14:paraId="1941B255" w14:textId="77777777" w:rsidR="00950922" w:rsidRPr="00950922" w:rsidRDefault="00950922" w:rsidP="00950922">
      <w:pPr>
        <w:rPr>
          <w:sz w:val="22"/>
          <w:szCs w:val="22"/>
        </w:rPr>
      </w:pPr>
      <w:r w:rsidRPr="00950922">
        <w:rPr>
          <w:sz w:val="22"/>
          <w:szCs w:val="22"/>
        </w:rPr>
        <w:t xml:space="preserve">              "tidyr", "lightgbm", "tidymodels", "themis")</w:t>
      </w:r>
    </w:p>
    <w:p w14:paraId="08631B68" w14:textId="77777777" w:rsidR="00950922" w:rsidRPr="00950922" w:rsidRDefault="00950922" w:rsidP="00950922">
      <w:pPr>
        <w:rPr>
          <w:sz w:val="22"/>
          <w:szCs w:val="22"/>
        </w:rPr>
      </w:pPr>
      <w:r w:rsidRPr="00950922">
        <w:rPr>
          <w:sz w:val="22"/>
          <w:szCs w:val="22"/>
        </w:rPr>
        <w:t>installed &lt;- packages %in% rownames(installed.packages())</w:t>
      </w:r>
    </w:p>
    <w:p w14:paraId="5D1F24EB" w14:textId="77777777" w:rsidR="00950922" w:rsidRPr="00950922" w:rsidRDefault="00950922" w:rsidP="00950922">
      <w:pPr>
        <w:rPr>
          <w:sz w:val="22"/>
          <w:szCs w:val="22"/>
        </w:rPr>
      </w:pPr>
      <w:r w:rsidRPr="00950922">
        <w:rPr>
          <w:sz w:val="22"/>
          <w:szCs w:val="22"/>
        </w:rPr>
        <w:t>if (any(!installed)) {</w:t>
      </w:r>
    </w:p>
    <w:p w14:paraId="0ED837CC" w14:textId="77777777" w:rsidR="00950922" w:rsidRPr="00950922" w:rsidRDefault="00950922" w:rsidP="00950922">
      <w:pPr>
        <w:rPr>
          <w:sz w:val="22"/>
          <w:szCs w:val="22"/>
        </w:rPr>
      </w:pPr>
      <w:r w:rsidRPr="00950922">
        <w:rPr>
          <w:sz w:val="22"/>
          <w:szCs w:val="22"/>
        </w:rPr>
        <w:t xml:space="preserve">  cat("Installing missing packages...\n")</w:t>
      </w:r>
    </w:p>
    <w:p w14:paraId="17E13A38" w14:textId="77777777" w:rsidR="00950922" w:rsidRPr="00950922" w:rsidRDefault="00950922" w:rsidP="00950922">
      <w:pPr>
        <w:rPr>
          <w:sz w:val="22"/>
          <w:szCs w:val="22"/>
        </w:rPr>
      </w:pPr>
      <w:r w:rsidRPr="00950922">
        <w:rPr>
          <w:sz w:val="22"/>
          <w:szCs w:val="22"/>
        </w:rPr>
        <w:t xml:space="preserve">  install.packages(packages[!installed], repos = "https://cran.r-project.org")</w:t>
      </w:r>
    </w:p>
    <w:p w14:paraId="36833728" w14:textId="77777777" w:rsidR="00950922" w:rsidRPr="00950922" w:rsidRDefault="00950922" w:rsidP="00950922">
      <w:pPr>
        <w:rPr>
          <w:sz w:val="22"/>
          <w:szCs w:val="22"/>
        </w:rPr>
      </w:pPr>
      <w:r w:rsidRPr="00950922">
        <w:rPr>
          <w:sz w:val="22"/>
          <w:szCs w:val="22"/>
        </w:rPr>
        <w:t>}</w:t>
      </w:r>
    </w:p>
    <w:p w14:paraId="62E7D7F0" w14:textId="77777777" w:rsidR="00950922" w:rsidRPr="00950922" w:rsidRDefault="00950922" w:rsidP="00950922">
      <w:pPr>
        <w:rPr>
          <w:sz w:val="22"/>
          <w:szCs w:val="22"/>
        </w:rPr>
      </w:pPr>
    </w:p>
    <w:p w14:paraId="73540D4B" w14:textId="77777777" w:rsidR="00950922" w:rsidRPr="00950922" w:rsidRDefault="00950922" w:rsidP="00950922">
      <w:pPr>
        <w:rPr>
          <w:sz w:val="22"/>
          <w:szCs w:val="22"/>
        </w:rPr>
      </w:pPr>
      <w:r w:rsidRPr="00950922">
        <w:rPr>
          <w:sz w:val="22"/>
          <w:szCs w:val="22"/>
        </w:rPr>
        <w:t># Load libraries</w:t>
      </w:r>
    </w:p>
    <w:p w14:paraId="7A8EE0CA" w14:textId="77777777" w:rsidR="00950922" w:rsidRPr="00950922" w:rsidRDefault="00950922" w:rsidP="00950922">
      <w:pPr>
        <w:rPr>
          <w:sz w:val="22"/>
          <w:szCs w:val="22"/>
        </w:rPr>
      </w:pPr>
      <w:r w:rsidRPr="00950922">
        <w:rPr>
          <w:sz w:val="22"/>
          <w:szCs w:val="22"/>
        </w:rPr>
        <w:t>library(randomForest)</w:t>
      </w:r>
    </w:p>
    <w:p w14:paraId="5652B0F9" w14:textId="77777777" w:rsidR="00950922" w:rsidRPr="00950922" w:rsidRDefault="00950922" w:rsidP="00950922">
      <w:pPr>
        <w:rPr>
          <w:sz w:val="22"/>
          <w:szCs w:val="22"/>
        </w:rPr>
      </w:pPr>
      <w:r w:rsidRPr="00950922">
        <w:rPr>
          <w:sz w:val="22"/>
          <w:szCs w:val="22"/>
        </w:rPr>
        <w:t>library(e1071)</w:t>
      </w:r>
    </w:p>
    <w:p w14:paraId="3D5C2995" w14:textId="77777777" w:rsidR="00950922" w:rsidRPr="00950922" w:rsidRDefault="00950922" w:rsidP="00950922">
      <w:pPr>
        <w:rPr>
          <w:sz w:val="22"/>
          <w:szCs w:val="22"/>
        </w:rPr>
      </w:pPr>
      <w:r w:rsidRPr="00950922">
        <w:rPr>
          <w:sz w:val="22"/>
          <w:szCs w:val="22"/>
        </w:rPr>
        <w:t>library(class)</w:t>
      </w:r>
    </w:p>
    <w:p w14:paraId="13B40CE7" w14:textId="77777777" w:rsidR="00950922" w:rsidRPr="00950922" w:rsidRDefault="00950922" w:rsidP="00950922">
      <w:pPr>
        <w:rPr>
          <w:sz w:val="22"/>
          <w:szCs w:val="22"/>
        </w:rPr>
      </w:pPr>
      <w:r w:rsidRPr="00950922">
        <w:rPr>
          <w:sz w:val="22"/>
          <w:szCs w:val="22"/>
        </w:rPr>
        <w:t>library(rpart)</w:t>
      </w:r>
    </w:p>
    <w:p w14:paraId="7D5FB03D" w14:textId="77777777" w:rsidR="00950922" w:rsidRPr="00950922" w:rsidRDefault="00950922" w:rsidP="00950922">
      <w:pPr>
        <w:rPr>
          <w:sz w:val="22"/>
          <w:szCs w:val="22"/>
        </w:rPr>
      </w:pPr>
      <w:r w:rsidRPr="00950922">
        <w:rPr>
          <w:sz w:val="22"/>
          <w:szCs w:val="22"/>
        </w:rPr>
        <w:t>library(caret)</w:t>
      </w:r>
    </w:p>
    <w:p w14:paraId="5AF90873" w14:textId="77777777" w:rsidR="00950922" w:rsidRPr="00950922" w:rsidRDefault="00950922" w:rsidP="00950922">
      <w:pPr>
        <w:rPr>
          <w:sz w:val="22"/>
          <w:szCs w:val="22"/>
        </w:rPr>
      </w:pPr>
      <w:r w:rsidRPr="00950922">
        <w:rPr>
          <w:sz w:val="22"/>
          <w:szCs w:val="22"/>
        </w:rPr>
        <w:t>library(ggplot2)</w:t>
      </w:r>
    </w:p>
    <w:p w14:paraId="1EC5FA06" w14:textId="77777777" w:rsidR="00950922" w:rsidRPr="00950922" w:rsidRDefault="00950922" w:rsidP="00950922">
      <w:pPr>
        <w:rPr>
          <w:sz w:val="22"/>
          <w:szCs w:val="22"/>
        </w:rPr>
      </w:pPr>
      <w:r w:rsidRPr="00950922">
        <w:rPr>
          <w:sz w:val="22"/>
          <w:szCs w:val="22"/>
        </w:rPr>
        <w:t>library(corrplot)</w:t>
      </w:r>
    </w:p>
    <w:p w14:paraId="2C156E48" w14:textId="6176BB57" w:rsidR="00950922" w:rsidRPr="00950922" w:rsidRDefault="00950922" w:rsidP="00950922">
      <w:pPr>
        <w:rPr>
          <w:sz w:val="22"/>
          <w:szCs w:val="22"/>
        </w:rPr>
      </w:pPr>
      <w:r w:rsidRPr="00950922">
        <w:rPr>
          <w:sz w:val="22"/>
          <w:szCs w:val="22"/>
        </w:rPr>
        <w:t xml:space="preserve">library(tidyr)  </w:t>
      </w:r>
    </w:p>
    <w:p w14:paraId="4D34792D" w14:textId="77777777" w:rsidR="00950922" w:rsidRPr="00950922" w:rsidRDefault="00950922" w:rsidP="00950922">
      <w:pPr>
        <w:rPr>
          <w:sz w:val="22"/>
          <w:szCs w:val="22"/>
        </w:rPr>
      </w:pPr>
      <w:r w:rsidRPr="00950922">
        <w:rPr>
          <w:sz w:val="22"/>
          <w:szCs w:val="22"/>
        </w:rPr>
        <w:t>library(lightgbm)</w:t>
      </w:r>
    </w:p>
    <w:p w14:paraId="711995F3" w14:textId="77777777" w:rsidR="00950922" w:rsidRPr="00950922" w:rsidRDefault="00950922" w:rsidP="00950922">
      <w:pPr>
        <w:rPr>
          <w:sz w:val="22"/>
          <w:szCs w:val="22"/>
        </w:rPr>
      </w:pPr>
      <w:r w:rsidRPr="00950922">
        <w:rPr>
          <w:sz w:val="22"/>
          <w:szCs w:val="22"/>
        </w:rPr>
        <w:t>library(tidymodels)  # For recipes</w:t>
      </w:r>
    </w:p>
    <w:p w14:paraId="6184CDA0" w14:textId="77777777" w:rsidR="009E3F1A" w:rsidRDefault="00950922" w:rsidP="00950922">
      <w:pPr>
        <w:rPr>
          <w:sz w:val="22"/>
          <w:szCs w:val="22"/>
        </w:rPr>
      </w:pPr>
      <w:r w:rsidRPr="00950922">
        <w:rPr>
          <w:sz w:val="22"/>
          <w:szCs w:val="22"/>
        </w:rPr>
        <w:lastRenderedPageBreak/>
        <w:t xml:space="preserve">library(themis)  # </w:t>
      </w:r>
    </w:p>
    <w:p w14:paraId="6A50C985" w14:textId="10512136" w:rsidR="00CB65A4" w:rsidRPr="00A10995" w:rsidRDefault="00950922" w:rsidP="00950922">
      <w:pPr>
        <w:rPr>
          <w:sz w:val="22"/>
          <w:szCs w:val="22"/>
        </w:rPr>
      </w:pPr>
      <w:r w:rsidRPr="00950922">
        <w:rPr>
          <w:sz w:val="22"/>
          <w:szCs w:val="22"/>
        </w:rPr>
        <w:t>For SMOTE</w:t>
      </w:r>
      <w:r w:rsidR="00CB65A4" w:rsidRPr="00A10995">
        <w:rPr>
          <w:sz w:val="22"/>
          <w:szCs w:val="22"/>
        </w:rPr>
        <w:t>The dataset was loaded using read.csv("data.csv"), assuming the UCI dataset file was in the working directory. The Target variable was converted to a factor with levels Dropout, Enrolled, and Graduate using as.factor().</w:t>
      </w:r>
    </w:p>
    <w:p w14:paraId="384FDD0B" w14:textId="77777777" w:rsidR="00CB65A4" w:rsidRPr="00A10995" w:rsidRDefault="00CB65A4" w:rsidP="00CB65A4">
      <w:pPr>
        <w:rPr>
          <w:sz w:val="22"/>
          <w:szCs w:val="22"/>
        </w:rPr>
      </w:pPr>
      <w:r w:rsidRPr="00A10995">
        <w:rPr>
          <w:b/>
          <w:bCs/>
          <w:sz w:val="22"/>
          <w:szCs w:val="22"/>
        </w:rPr>
        <w:t>Explanation</w:t>
      </w:r>
      <w:r w:rsidRPr="00A10995">
        <w:rPr>
          <w:sz w:val="22"/>
          <w:szCs w:val="22"/>
        </w:rPr>
        <w:t>: This step ensures the environment is configured for analysis and the dataset is correctly formatted for classification.</w:t>
      </w:r>
    </w:p>
    <w:p w14:paraId="6ADFADC9" w14:textId="77777777" w:rsidR="00CB65A4" w:rsidRPr="00A10995" w:rsidRDefault="00CB65A4" w:rsidP="00CB65A4">
      <w:pPr>
        <w:rPr>
          <w:sz w:val="22"/>
          <w:szCs w:val="22"/>
        </w:rPr>
      </w:pPr>
      <w:r w:rsidRPr="00A10995">
        <w:rPr>
          <w:b/>
          <w:bCs/>
          <w:sz w:val="22"/>
          <w:szCs w:val="22"/>
        </w:rPr>
        <w:t>Importance</w:t>
      </w:r>
      <w:r w:rsidRPr="00A10995">
        <w:rPr>
          <w:sz w:val="22"/>
          <w:szCs w:val="22"/>
        </w:rPr>
        <w:t>: Proper setup and data loading are foundational for reproducible dropout prediction. The factor conversion aligns the dataset with the three-class task, enabling accurate modelling of student outcomes.</w:t>
      </w:r>
    </w:p>
    <w:p w14:paraId="221ADA1A" w14:textId="77777777" w:rsidR="00CB65A4" w:rsidRPr="00A10995" w:rsidRDefault="00CB65A4" w:rsidP="00CB65A4">
      <w:pPr>
        <w:rPr>
          <w:b/>
          <w:bCs/>
          <w:sz w:val="22"/>
          <w:szCs w:val="22"/>
        </w:rPr>
      </w:pPr>
      <w:r w:rsidRPr="00A10995">
        <w:rPr>
          <w:b/>
          <w:bCs/>
          <w:sz w:val="22"/>
          <w:szCs w:val="22"/>
        </w:rPr>
        <w:t>7.2 Data Preprocessing Outputs</w:t>
      </w:r>
    </w:p>
    <w:p w14:paraId="7B2DE871" w14:textId="77777777" w:rsidR="00CB65A4" w:rsidRPr="00A10995" w:rsidRDefault="00CB65A4" w:rsidP="00CB65A4">
      <w:pPr>
        <w:rPr>
          <w:sz w:val="22"/>
          <w:szCs w:val="22"/>
        </w:rPr>
      </w:pPr>
      <w:r w:rsidRPr="00A10995">
        <w:rPr>
          <w:sz w:val="22"/>
          <w:szCs w:val="22"/>
        </w:rPr>
        <w:t>Preprocessing outputs verified data quality and prepared the dataset for modelling.</w:t>
      </w:r>
    </w:p>
    <w:p w14:paraId="2B3B1E74" w14:textId="77777777" w:rsidR="00CB65A4" w:rsidRPr="00A10995" w:rsidRDefault="00CB65A4" w:rsidP="00CB65A4">
      <w:pPr>
        <w:rPr>
          <w:b/>
          <w:bCs/>
          <w:sz w:val="22"/>
          <w:szCs w:val="22"/>
        </w:rPr>
      </w:pPr>
      <w:r w:rsidRPr="00A10995">
        <w:rPr>
          <w:b/>
          <w:bCs/>
          <w:sz w:val="22"/>
          <w:szCs w:val="22"/>
        </w:rPr>
        <w:t>Missing Values</w:t>
      </w:r>
    </w:p>
    <w:p w14:paraId="160C1518" w14:textId="77777777" w:rsidR="00CB65A4" w:rsidRPr="00A10995" w:rsidRDefault="00CB65A4" w:rsidP="00CB65A4">
      <w:pPr>
        <w:rPr>
          <w:sz w:val="22"/>
          <w:szCs w:val="22"/>
        </w:rPr>
      </w:pPr>
      <w:r w:rsidRPr="00A10995">
        <w:rPr>
          <w:sz w:val="22"/>
          <w:szCs w:val="22"/>
        </w:rPr>
        <w:t>The script checked for missing values using colSums(is.na(data)):</w:t>
      </w:r>
    </w:p>
    <w:p w14:paraId="68920219" w14:textId="77777777" w:rsidR="00CB65A4" w:rsidRPr="00A10995" w:rsidRDefault="00CB65A4" w:rsidP="00CB65A4">
      <w:pPr>
        <w:rPr>
          <w:b/>
          <w:bCs/>
          <w:sz w:val="22"/>
          <w:szCs w:val="22"/>
        </w:rPr>
      </w:pPr>
      <w:r w:rsidRPr="00A10995">
        <w:rPr>
          <w:b/>
          <w:bCs/>
          <w:sz w:val="22"/>
          <w:szCs w:val="22"/>
        </w:rPr>
        <w:t>Table 2: Missing Values per Column</w:t>
      </w:r>
    </w:p>
    <w:tbl>
      <w:tblPr>
        <w:tblStyle w:val="TableGrid"/>
        <w:tblW w:w="6241" w:type="dxa"/>
        <w:tblLook w:val="04A0" w:firstRow="1" w:lastRow="0" w:firstColumn="1" w:lastColumn="0" w:noHBand="0" w:noVBand="1"/>
      </w:tblPr>
      <w:tblGrid>
        <w:gridCol w:w="5406"/>
        <w:gridCol w:w="1657"/>
      </w:tblGrid>
      <w:tr w:rsidR="000F523A" w:rsidRPr="00A10995" w14:paraId="6C4F7221" w14:textId="77777777" w:rsidTr="004F47A2">
        <w:trPr>
          <w:trHeight w:val="254"/>
        </w:trPr>
        <w:tc>
          <w:tcPr>
            <w:tcW w:w="4256" w:type="dxa"/>
            <w:vAlign w:val="center"/>
          </w:tcPr>
          <w:p w14:paraId="3E5C5DB4" w14:textId="77777777" w:rsidR="000F523A" w:rsidRPr="00A10995" w:rsidRDefault="000F523A" w:rsidP="004F47A2">
            <w:pPr>
              <w:pStyle w:val="ListParagraph"/>
              <w:rPr>
                <w:sz w:val="22"/>
                <w:szCs w:val="22"/>
              </w:rPr>
            </w:pPr>
            <w:r w:rsidRPr="00A10995">
              <w:rPr>
                <w:sz w:val="22"/>
                <w:szCs w:val="22"/>
              </w:rPr>
              <w:t>Variable Name</w:t>
            </w:r>
          </w:p>
        </w:tc>
        <w:tc>
          <w:tcPr>
            <w:tcW w:w="1985" w:type="dxa"/>
            <w:vAlign w:val="center"/>
          </w:tcPr>
          <w:p w14:paraId="78839DF3" w14:textId="77777777" w:rsidR="000F523A" w:rsidRPr="00A10995" w:rsidRDefault="000F523A" w:rsidP="004F47A2">
            <w:pPr>
              <w:pStyle w:val="ListParagraph"/>
              <w:rPr>
                <w:sz w:val="22"/>
                <w:szCs w:val="22"/>
              </w:rPr>
            </w:pPr>
            <w:r w:rsidRPr="00A10995">
              <w:rPr>
                <w:sz w:val="22"/>
                <w:szCs w:val="22"/>
              </w:rPr>
              <w:t>Missing Values (Count)</w:t>
            </w:r>
          </w:p>
        </w:tc>
      </w:tr>
      <w:tr w:rsidR="000F523A" w:rsidRPr="00A10995" w14:paraId="2B3F3B1E" w14:textId="77777777" w:rsidTr="004F47A2">
        <w:trPr>
          <w:trHeight w:val="254"/>
        </w:trPr>
        <w:tc>
          <w:tcPr>
            <w:tcW w:w="4256" w:type="dxa"/>
            <w:vAlign w:val="center"/>
          </w:tcPr>
          <w:p w14:paraId="3EDA49C2" w14:textId="77777777" w:rsidR="000F523A" w:rsidRPr="00A10995" w:rsidRDefault="000F523A" w:rsidP="004F47A2">
            <w:pPr>
              <w:pStyle w:val="ListParagraph"/>
              <w:rPr>
                <w:sz w:val="22"/>
                <w:szCs w:val="22"/>
              </w:rPr>
            </w:pPr>
            <w:r w:rsidRPr="00A10995">
              <w:rPr>
                <w:sz w:val="22"/>
                <w:szCs w:val="22"/>
              </w:rPr>
              <w:t>Marital.status</w:t>
            </w:r>
          </w:p>
        </w:tc>
        <w:tc>
          <w:tcPr>
            <w:tcW w:w="1985" w:type="dxa"/>
            <w:vAlign w:val="center"/>
          </w:tcPr>
          <w:p w14:paraId="574C755C" w14:textId="77777777" w:rsidR="000F523A" w:rsidRPr="00A10995" w:rsidRDefault="000F523A" w:rsidP="004F47A2">
            <w:pPr>
              <w:pStyle w:val="ListParagraph"/>
              <w:rPr>
                <w:sz w:val="22"/>
                <w:szCs w:val="22"/>
              </w:rPr>
            </w:pPr>
            <w:r w:rsidRPr="00A10995">
              <w:rPr>
                <w:sz w:val="22"/>
                <w:szCs w:val="22"/>
              </w:rPr>
              <w:t>0</w:t>
            </w:r>
          </w:p>
        </w:tc>
      </w:tr>
      <w:tr w:rsidR="000F523A" w:rsidRPr="00A10995" w14:paraId="77E1D6C0" w14:textId="77777777" w:rsidTr="004F47A2">
        <w:trPr>
          <w:trHeight w:val="259"/>
        </w:trPr>
        <w:tc>
          <w:tcPr>
            <w:tcW w:w="4256" w:type="dxa"/>
            <w:vAlign w:val="center"/>
          </w:tcPr>
          <w:p w14:paraId="33CBA892" w14:textId="77777777" w:rsidR="000F523A" w:rsidRPr="00A10995" w:rsidRDefault="000F523A" w:rsidP="004F47A2">
            <w:pPr>
              <w:pStyle w:val="ListParagraph"/>
              <w:rPr>
                <w:sz w:val="22"/>
                <w:szCs w:val="22"/>
              </w:rPr>
            </w:pPr>
            <w:r w:rsidRPr="00A10995">
              <w:rPr>
                <w:sz w:val="22"/>
                <w:szCs w:val="22"/>
              </w:rPr>
              <w:t>Application.mode</w:t>
            </w:r>
          </w:p>
        </w:tc>
        <w:tc>
          <w:tcPr>
            <w:tcW w:w="1985" w:type="dxa"/>
            <w:vAlign w:val="center"/>
          </w:tcPr>
          <w:p w14:paraId="270EA522" w14:textId="77777777" w:rsidR="000F523A" w:rsidRPr="00A10995" w:rsidRDefault="000F523A" w:rsidP="004F47A2">
            <w:pPr>
              <w:pStyle w:val="ListParagraph"/>
              <w:rPr>
                <w:sz w:val="22"/>
                <w:szCs w:val="22"/>
              </w:rPr>
            </w:pPr>
            <w:r w:rsidRPr="00A10995">
              <w:rPr>
                <w:sz w:val="22"/>
                <w:szCs w:val="22"/>
              </w:rPr>
              <w:t>0</w:t>
            </w:r>
          </w:p>
        </w:tc>
      </w:tr>
      <w:tr w:rsidR="000F523A" w:rsidRPr="00A10995" w14:paraId="10FBF1E7" w14:textId="77777777" w:rsidTr="004F47A2">
        <w:trPr>
          <w:trHeight w:val="254"/>
        </w:trPr>
        <w:tc>
          <w:tcPr>
            <w:tcW w:w="4256" w:type="dxa"/>
            <w:vAlign w:val="center"/>
          </w:tcPr>
          <w:p w14:paraId="2DF875F1" w14:textId="77777777" w:rsidR="000F523A" w:rsidRPr="00A10995" w:rsidRDefault="000F523A" w:rsidP="004F47A2">
            <w:pPr>
              <w:pStyle w:val="ListParagraph"/>
              <w:rPr>
                <w:sz w:val="22"/>
                <w:szCs w:val="22"/>
              </w:rPr>
            </w:pPr>
            <w:r w:rsidRPr="00A10995">
              <w:rPr>
                <w:sz w:val="22"/>
                <w:szCs w:val="22"/>
              </w:rPr>
              <w:t>Application.order</w:t>
            </w:r>
          </w:p>
        </w:tc>
        <w:tc>
          <w:tcPr>
            <w:tcW w:w="1985" w:type="dxa"/>
            <w:vAlign w:val="center"/>
          </w:tcPr>
          <w:p w14:paraId="2FD1717F" w14:textId="77777777" w:rsidR="000F523A" w:rsidRPr="00A10995" w:rsidRDefault="000F523A" w:rsidP="004F47A2">
            <w:pPr>
              <w:pStyle w:val="ListParagraph"/>
              <w:rPr>
                <w:sz w:val="22"/>
                <w:szCs w:val="22"/>
              </w:rPr>
            </w:pPr>
            <w:r w:rsidRPr="00A10995">
              <w:rPr>
                <w:sz w:val="22"/>
                <w:szCs w:val="22"/>
              </w:rPr>
              <w:t>0</w:t>
            </w:r>
          </w:p>
        </w:tc>
      </w:tr>
      <w:tr w:rsidR="000F523A" w:rsidRPr="00A10995" w14:paraId="2E7A6E64" w14:textId="77777777" w:rsidTr="004F47A2">
        <w:trPr>
          <w:trHeight w:val="254"/>
        </w:trPr>
        <w:tc>
          <w:tcPr>
            <w:tcW w:w="4256" w:type="dxa"/>
            <w:vAlign w:val="center"/>
          </w:tcPr>
          <w:p w14:paraId="2C7BD973" w14:textId="77777777" w:rsidR="000F523A" w:rsidRPr="00A10995" w:rsidRDefault="000F523A" w:rsidP="004F47A2">
            <w:pPr>
              <w:pStyle w:val="ListParagraph"/>
              <w:rPr>
                <w:sz w:val="22"/>
                <w:szCs w:val="22"/>
              </w:rPr>
            </w:pPr>
            <w:r w:rsidRPr="00A10995">
              <w:rPr>
                <w:sz w:val="22"/>
                <w:szCs w:val="22"/>
              </w:rPr>
              <w:t>Course</w:t>
            </w:r>
          </w:p>
        </w:tc>
        <w:tc>
          <w:tcPr>
            <w:tcW w:w="1985" w:type="dxa"/>
            <w:vAlign w:val="center"/>
          </w:tcPr>
          <w:p w14:paraId="2651E2E7" w14:textId="77777777" w:rsidR="000F523A" w:rsidRPr="00A10995" w:rsidRDefault="000F523A" w:rsidP="004F47A2">
            <w:pPr>
              <w:pStyle w:val="ListParagraph"/>
              <w:rPr>
                <w:sz w:val="22"/>
                <w:szCs w:val="22"/>
              </w:rPr>
            </w:pPr>
            <w:r w:rsidRPr="00A10995">
              <w:rPr>
                <w:sz w:val="22"/>
                <w:szCs w:val="22"/>
              </w:rPr>
              <w:t>0</w:t>
            </w:r>
          </w:p>
        </w:tc>
      </w:tr>
      <w:tr w:rsidR="000F523A" w:rsidRPr="00A10995" w14:paraId="26A3C4AF" w14:textId="77777777" w:rsidTr="004F47A2">
        <w:trPr>
          <w:trHeight w:val="254"/>
        </w:trPr>
        <w:tc>
          <w:tcPr>
            <w:tcW w:w="4256" w:type="dxa"/>
            <w:vAlign w:val="center"/>
          </w:tcPr>
          <w:p w14:paraId="29E9CE31" w14:textId="77777777" w:rsidR="000F523A" w:rsidRPr="00A10995" w:rsidRDefault="000F523A" w:rsidP="004F47A2">
            <w:pPr>
              <w:pStyle w:val="ListParagraph"/>
              <w:rPr>
                <w:sz w:val="22"/>
                <w:szCs w:val="22"/>
              </w:rPr>
            </w:pPr>
            <w:r w:rsidRPr="00A10995">
              <w:rPr>
                <w:sz w:val="22"/>
                <w:szCs w:val="22"/>
              </w:rPr>
              <w:t>Daytime.evening.attendance.</w:t>
            </w:r>
          </w:p>
        </w:tc>
        <w:tc>
          <w:tcPr>
            <w:tcW w:w="1985" w:type="dxa"/>
            <w:vAlign w:val="center"/>
          </w:tcPr>
          <w:p w14:paraId="0997FBCE" w14:textId="77777777" w:rsidR="000F523A" w:rsidRPr="00A10995" w:rsidRDefault="000F523A" w:rsidP="004F47A2">
            <w:pPr>
              <w:pStyle w:val="ListParagraph"/>
              <w:rPr>
                <w:sz w:val="22"/>
                <w:szCs w:val="22"/>
              </w:rPr>
            </w:pPr>
            <w:r w:rsidRPr="00A10995">
              <w:rPr>
                <w:sz w:val="22"/>
                <w:szCs w:val="22"/>
              </w:rPr>
              <w:t>0</w:t>
            </w:r>
          </w:p>
        </w:tc>
      </w:tr>
      <w:tr w:rsidR="000F523A" w:rsidRPr="00A10995" w14:paraId="2FC09B70" w14:textId="77777777" w:rsidTr="004F47A2">
        <w:trPr>
          <w:trHeight w:val="254"/>
        </w:trPr>
        <w:tc>
          <w:tcPr>
            <w:tcW w:w="4256" w:type="dxa"/>
            <w:vAlign w:val="center"/>
          </w:tcPr>
          <w:p w14:paraId="73BD45E9" w14:textId="77777777" w:rsidR="000F523A" w:rsidRPr="00A10995" w:rsidRDefault="000F523A" w:rsidP="004F47A2">
            <w:pPr>
              <w:pStyle w:val="ListParagraph"/>
              <w:rPr>
                <w:sz w:val="22"/>
                <w:szCs w:val="22"/>
              </w:rPr>
            </w:pPr>
            <w:r w:rsidRPr="00A10995">
              <w:rPr>
                <w:sz w:val="22"/>
                <w:szCs w:val="22"/>
              </w:rPr>
              <w:t>Previous.qualification</w:t>
            </w:r>
          </w:p>
        </w:tc>
        <w:tc>
          <w:tcPr>
            <w:tcW w:w="1985" w:type="dxa"/>
            <w:vAlign w:val="center"/>
          </w:tcPr>
          <w:p w14:paraId="3F3001C4" w14:textId="77777777" w:rsidR="000F523A" w:rsidRPr="00A10995" w:rsidRDefault="000F523A" w:rsidP="004F47A2">
            <w:pPr>
              <w:pStyle w:val="ListParagraph"/>
              <w:rPr>
                <w:sz w:val="22"/>
                <w:szCs w:val="22"/>
              </w:rPr>
            </w:pPr>
            <w:r w:rsidRPr="00A10995">
              <w:rPr>
                <w:sz w:val="22"/>
                <w:szCs w:val="22"/>
              </w:rPr>
              <w:t>0</w:t>
            </w:r>
          </w:p>
        </w:tc>
      </w:tr>
      <w:tr w:rsidR="000F523A" w:rsidRPr="00A10995" w14:paraId="56B0506A" w14:textId="77777777" w:rsidTr="004F47A2">
        <w:trPr>
          <w:trHeight w:val="254"/>
        </w:trPr>
        <w:tc>
          <w:tcPr>
            <w:tcW w:w="4256" w:type="dxa"/>
            <w:vAlign w:val="center"/>
          </w:tcPr>
          <w:p w14:paraId="0B17EC5C" w14:textId="77777777" w:rsidR="000F523A" w:rsidRPr="00A10995" w:rsidRDefault="000F523A" w:rsidP="004F47A2">
            <w:pPr>
              <w:pStyle w:val="ListParagraph"/>
              <w:rPr>
                <w:sz w:val="22"/>
                <w:szCs w:val="22"/>
              </w:rPr>
            </w:pPr>
            <w:r w:rsidRPr="00A10995">
              <w:rPr>
                <w:sz w:val="22"/>
                <w:szCs w:val="22"/>
              </w:rPr>
              <w:t>Previous.qualification..grade.</w:t>
            </w:r>
          </w:p>
        </w:tc>
        <w:tc>
          <w:tcPr>
            <w:tcW w:w="1985" w:type="dxa"/>
            <w:vAlign w:val="center"/>
          </w:tcPr>
          <w:p w14:paraId="2FD342A4" w14:textId="77777777" w:rsidR="000F523A" w:rsidRPr="00A10995" w:rsidRDefault="000F523A" w:rsidP="004F47A2">
            <w:pPr>
              <w:pStyle w:val="ListParagraph"/>
              <w:rPr>
                <w:sz w:val="22"/>
                <w:szCs w:val="22"/>
              </w:rPr>
            </w:pPr>
            <w:r w:rsidRPr="00A10995">
              <w:rPr>
                <w:sz w:val="22"/>
                <w:szCs w:val="22"/>
              </w:rPr>
              <w:t>0</w:t>
            </w:r>
          </w:p>
        </w:tc>
      </w:tr>
      <w:tr w:rsidR="000F523A" w:rsidRPr="00A10995" w14:paraId="2517AA71" w14:textId="77777777" w:rsidTr="004F47A2">
        <w:trPr>
          <w:trHeight w:val="254"/>
        </w:trPr>
        <w:tc>
          <w:tcPr>
            <w:tcW w:w="4256" w:type="dxa"/>
            <w:vAlign w:val="center"/>
          </w:tcPr>
          <w:p w14:paraId="4509CD3F" w14:textId="77777777" w:rsidR="000F523A" w:rsidRPr="00A10995" w:rsidRDefault="000F523A" w:rsidP="004F47A2">
            <w:pPr>
              <w:pStyle w:val="ListParagraph"/>
              <w:rPr>
                <w:sz w:val="22"/>
                <w:szCs w:val="22"/>
              </w:rPr>
            </w:pPr>
            <w:r w:rsidRPr="00A10995">
              <w:rPr>
                <w:sz w:val="22"/>
                <w:szCs w:val="22"/>
              </w:rPr>
              <w:t>Nacionality</w:t>
            </w:r>
          </w:p>
        </w:tc>
        <w:tc>
          <w:tcPr>
            <w:tcW w:w="1985" w:type="dxa"/>
            <w:vAlign w:val="center"/>
          </w:tcPr>
          <w:p w14:paraId="2413C274" w14:textId="77777777" w:rsidR="000F523A" w:rsidRPr="00A10995" w:rsidRDefault="000F523A" w:rsidP="004F47A2">
            <w:pPr>
              <w:pStyle w:val="ListParagraph"/>
              <w:rPr>
                <w:sz w:val="22"/>
                <w:szCs w:val="22"/>
              </w:rPr>
            </w:pPr>
            <w:r w:rsidRPr="00A10995">
              <w:rPr>
                <w:sz w:val="22"/>
                <w:szCs w:val="22"/>
              </w:rPr>
              <w:t>0</w:t>
            </w:r>
          </w:p>
        </w:tc>
      </w:tr>
      <w:tr w:rsidR="000F523A" w:rsidRPr="00A10995" w14:paraId="5BC8A246" w14:textId="77777777" w:rsidTr="004F47A2">
        <w:trPr>
          <w:trHeight w:val="254"/>
        </w:trPr>
        <w:tc>
          <w:tcPr>
            <w:tcW w:w="4256" w:type="dxa"/>
            <w:vAlign w:val="center"/>
          </w:tcPr>
          <w:p w14:paraId="17F283C6" w14:textId="77777777" w:rsidR="000F523A" w:rsidRPr="00A10995" w:rsidRDefault="000F523A" w:rsidP="004F47A2">
            <w:pPr>
              <w:pStyle w:val="ListParagraph"/>
              <w:rPr>
                <w:sz w:val="22"/>
                <w:szCs w:val="22"/>
              </w:rPr>
            </w:pPr>
            <w:r w:rsidRPr="00A10995">
              <w:rPr>
                <w:sz w:val="22"/>
                <w:szCs w:val="22"/>
              </w:rPr>
              <w:t>Mother.s.qualification</w:t>
            </w:r>
          </w:p>
        </w:tc>
        <w:tc>
          <w:tcPr>
            <w:tcW w:w="1985" w:type="dxa"/>
            <w:vAlign w:val="center"/>
          </w:tcPr>
          <w:p w14:paraId="4DB60AC9" w14:textId="77777777" w:rsidR="000F523A" w:rsidRPr="00A10995" w:rsidRDefault="000F523A" w:rsidP="004F47A2">
            <w:pPr>
              <w:pStyle w:val="ListParagraph"/>
              <w:rPr>
                <w:sz w:val="22"/>
                <w:szCs w:val="22"/>
              </w:rPr>
            </w:pPr>
            <w:r w:rsidRPr="00A10995">
              <w:rPr>
                <w:sz w:val="22"/>
                <w:szCs w:val="22"/>
              </w:rPr>
              <w:t>0</w:t>
            </w:r>
          </w:p>
        </w:tc>
      </w:tr>
      <w:tr w:rsidR="000F523A" w:rsidRPr="00A10995" w14:paraId="13EB25F9" w14:textId="77777777" w:rsidTr="004F47A2">
        <w:trPr>
          <w:trHeight w:val="254"/>
        </w:trPr>
        <w:tc>
          <w:tcPr>
            <w:tcW w:w="4256" w:type="dxa"/>
            <w:vAlign w:val="center"/>
          </w:tcPr>
          <w:p w14:paraId="3B064ECB" w14:textId="77777777" w:rsidR="000F523A" w:rsidRPr="00A10995" w:rsidRDefault="000F523A" w:rsidP="004F47A2">
            <w:pPr>
              <w:pStyle w:val="ListParagraph"/>
              <w:rPr>
                <w:sz w:val="22"/>
                <w:szCs w:val="22"/>
              </w:rPr>
            </w:pPr>
            <w:r w:rsidRPr="00A10995">
              <w:rPr>
                <w:sz w:val="22"/>
                <w:szCs w:val="22"/>
              </w:rPr>
              <w:t>Father.s.qualification</w:t>
            </w:r>
          </w:p>
        </w:tc>
        <w:tc>
          <w:tcPr>
            <w:tcW w:w="1985" w:type="dxa"/>
            <w:vAlign w:val="center"/>
          </w:tcPr>
          <w:p w14:paraId="7C0982C8" w14:textId="77777777" w:rsidR="000F523A" w:rsidRPr="00A10995" w:rsidRDefault="000F523A" w:rsidP="004F47A2">
            <w:pPr>
              <w:pStyle w:val="ListParagraph"/>
              <w:rPr>
                <w:sz w:val="22"/>
                <w:szCs w:val="22"/>
              </w:rPr>
            </w:pPr>
            <w:r w:rsidRPr="00A10995">
              <w:rPr>
                <w:sz w:val="22"/>
                <w:szCs w:val="22"/>
              </w:rPr>
              <w:t>0</w:t>
            </w:r>
          </w:p>
        </w:tc>
      </w:tr>
      <w:tr w:rsidR="000F523A" w:rsidRPr="00A10995" w14:paraId="6BD5A0E9" w14:textId="77777777" w:rsidTr="004F47A2">
        <w:trPr>
          <w:trHeight w:val="254"/>
        </w:trPr>
        <w:tc>
          <w:tcPr>
            <w:tcW w:w="4256" w:type="dxa"/>
            <w:vAlign w:val="center"/>
          </w:tcPr>
          <w:p w14:paraId="3F1C89EA" w14:textId="77777777" w:rsidR="000F523A" w:rsidRPr="00A10995" w:rsidRDefault="000F523A" w:rsidP="004F47A2">
            <w:pPr>
              <w:pStyle w:val="ListParagraph"/>
              <w:rPr>
                <w:sz w:val="22"/>
                <w:szCs w:val="22"/>
              </w:rPr>
            </w:pPr>
            <w:r w:rsidRPr="00A10995">
              <w:rPr>
                <w:sz w:val="22"/>
                <w:szCs w:val="22"/>
              </w:rPr>
              <w:t>Mother.s.occupation</w:t>
            </w:r>
          </w:p>
        </w:tc>
        <w:tc>
          <w:tcPr>
            <w:tcW w:w="1985" w:type="dxa"/>
            <w:vAlign w:val="center"/>
          </w:tcPr>
          <w:p w14:paraId="44E3A249" w14:textId="77777777" w:rsidR="000F523A" w:rsidRPr="00A10995" w:rsidRDefault="000F523A" w:rsidP="004F47A2">
            <w:pPr>
              <w:pStyle w:val="ListParagraph"/>
              <w:rPr>
                <w:sz w:val="22"/>
                <w:szCs w:val="22"/>
              </w:rPr>
            </w:pPr>
            <w:r w:rsidRPr="00A10995">
              <w:rPr>
                <w:sz w:val="22"/>
                <w:szCs w:val="22"/>
              </w:rPr>
              <w:t>0</w:t>
            </w:r>
          </w:p>
        </w:tc>
      </w:tr>
      <w:tr w:rsidR="000F523A" w:rsidRPr="00A10995" w14:paraId="09DEE826" w14:textId="77777777" w:rsidTr="004F47A2">
        <w:trPr>
          <w:trHeight w:val="254"/>
        </w:trPr>
        <w:tc>
          <w:tcPr>
            <w:tcW w:w="4256" w:type="dxa"/>
            <w:vAlign w:val="center"/>
          </w:tcPr>
          <w:p w14:paraId="7D8AF50A" w14:textId="77777777" w:rsidR="000F523A" w:rsidRPr="00A10995" w:rsidRDefault="000F523A" w:rsidP="004F47A2">
            <w:pPr>
              <w:pStyle w:val="ListParagraph"/>
              <w:rPr>
                <w:sz w:val="22"/>
                <w:szCs w:val="22"/>
              </w:rPr>
            </w:pPr>
            <w:r w:rsidRPr="00A10995">
              <w:rPr>
                <w:sz w:val="22"/>
                <w:szCs w:val="22"/>
              </w:rPr>
              <w:t>Father.s.occupation</w:t>
            </w:r>
          </w:p>
        </w:tc>
        <w:tc>
          <w:tcPr>
            <w:tcW w:w="1985" w:type="dxa"/>
            <w:vAlign w:val="center"/>
          </w:tcPr>
          <w:p w14:paraId="56E77E23" w14:textId="77777777" w:rsidR="000F523A" w:rsidRPr="00A10995" w:rsidRDefault="000F523A" w:rsidP="004F47A2">
            <w:pPr>
              <w:pStyle w:val="ListParagraph"/>
              <w:rPr>
                <w:sz w:val="22"/>
                <w:szCs w:val="22"/>
              </w:rPr>
            </w:pPr>
            <w:r w:rsidRPr="00A10995">
              <w:rPr>
                <w:sz w:val="22"/>
                <w:szCs w:val="22"/>
              </w:rPr>
              <w:t>0</w:t>
            </w:r>
          </w:p>
        </w:tc>
      </w:tr>
      <w:tr w:rsidR="000F523A" w:rsidRPr="00A10995" w14:paraId="62989E53" w14:textId="77777777" w:rsidTr="004F47A2">
        <w:trPr>
          <w:trHeight w:val="254"/>
        </w:trPr>
        <w:tc>
          <w:tcPr>
            <w:tcW w:w="4256" w:type="dxa"/>
            <w:vAlign w:val="center"/>
          </w:tcPr>
          <w:p w14:paraId="477CAEB4" w14:textId="77777777" w:rsidR="000F523A" w:rsidRPr="00A10995" w:rsidRDefault="000F523A" w:rsidP="004F47A2">
            <w:pPr>
              <w:pStyle w:val="ListParagraph"/>
              <w:rPr>
                <w:sz w:val="22"/>
                <w:szCs w:val="22"/>
              </w:rPr>
            </w:pPr>
            <w:r w:rsidRPr="00A10995">
              <w:rPr>
                <w:sz w:val="22"/>
                <w:szCs w:val="22"/>
              </w:rPr>
              <w:t>Admission.grade</w:t>
            </w:r>
          </w:p>
        </w:tc>
        <w:tc>
          <w:tcPr>
            <w:tcW w:w="1985" w:type="dxa"/>
            <w:vAlign w:val="center"/>
          </w:tcPr>
          <w:p w14:paraId="15471260" w14:textId="77777777" w:rsidR="000F523A" w:rsidRPr="00A10995" w:rsidRDefault="000F523A" w:rsidP="004F47A2">
            <w:pPr>
              <w:pStyle w:val="ListParagraph"/>
              <w:rPr>
                <w:sz w:val="22"/>
                <w:szCs w:val="22"/>
              </w:rPr>
            </w:pPr>
            <w:r w:rsidRPr="00A10995">
              <w:rPr>
                <w:sz w:val="22"/>
                <w:szCs w:val="22"/>
              </w:rPr>
              <w:t>0</w:t>
            </w:r>
          </w:p>
        </w:tc>
      </w:tr>
      <w:tr w:rsidR="000F523A" w:rsidRPr="00A10995" w14:paraId="099037E3" w14:textId="77777777" w:rsidTr="004F47A2">
        <w:trPr>
          <w:trHeight w:val="254"/>
        </w:trPr>
        <w:tc>
          <w:tcPr>
            <w:tcW w:w="4256" w:type="dxa"/>
            <w:vAlign w:val="center"/>
          </w:tcPr>
          <w:p w14:paraId="13FED1DD" w14:textId="77777777" w:rsidR="000F523A" w:rsidRPr="00A10995" w:rsidRDefault="000F523A" w:rsidP="004F47A2">
            <w:pPr>
              <w:pStyle w:val="ListParagraph"/>
              <w:rPr>
                <w:sz w:val="22"/>
                <w:szCs w:val="22"/>
              </w:rPr>
            </w:pPr>
            <w:r w:rsidRPr="00A10995">
              <w:rPr>
                <w:sz w:val="22"/>
                <w:szCs w:val="22"/>
              </w:rPr>
              <w:t>Displaced</w:t>
            </w:r>
          </w:p>
        </w:tc>
        <w:tc>
          <w:tcPr>
            <w:tcW w:w="1985" w:type="dxa"/>
            <w:vAlign w:val="center"/>
          </w:tcPr>
          <w:p w14:paraId="31C5BA7E" w14:textId="77777777" w:rsidR="000F523A" w:rsidRPr="00A10995" w:rsidRDefault="000F523A" w:rsidP="004F47A2">
            <w:pPr>
              <w:pStyle w:val="ListParagraph"/>
              <w:rPr>
                <w:sz w:val="22"/>
                <w:szCs w:val="22"/>
              </w:rPr>
            </w:pPr>
            <w:r w:rsidRPr="00A10995">
              <w:rPr>
                <w:sz w:val="22"/>
                <w:szCs w:val="22"/>
              </w:rPr>
              <w:t>0</w:t>
            </w:r>
          </w:p>
        </w:tc>
      </w:tr>
      <w:tr w:rsidR="000F523A" w:rsidRPr="00A10995" w14:paraId="5A958CF0" w14:textId="77777777" w:rsidTr="004F47A2">
        <w:trPr>
          <w:trHeight w:val="254"/>
        </w:trPr>
        <w:tc>
          <w:tcPr>
            <w:tcW w:w="4256" w:type="dxa"/>
            <w:vAlign w:val="center"/>
          </w:tcPr>
          <w:p w14:paraId="7CBCB735" w14:textId="77777777" w:rsidR="000F523A" w:rsidRPr="00A10995" w:rsidRDefault="000F523A" w:rsidP="004F47A2">
            <w:pPr>
              <w:pStyle w:val="ListParagraph"/>
              <w:rPr>
                <w:sz w:val="22"/>
                <w:szCs w:val="22"/>
              </w:rPr>
            </w:pPr>
            <w:r w:rsidRPr="00A10995">
              <w:rPr>
                <w:sz w:val="22"/>
                <w:szCs w:val="22"/>
              </w:rPr>
              <w:t>Educational.special.needs</w:t>
            </w:r>
          </w:p>
        </w:tc>
        <w:tc>
          <w:tcPr>
            <w:tcW w:w="1985" w:type="dxa"/>
            <w:vAlign w:val="center"/>
          </w:tcPr>
          <w:p w14:paraId="6ECD71D9" w14:textId="77777777" w:rsidR="000F523A" w:rsidRPr="00A10995" w:rsidRDefault="000F523A" w:rsidP="004F47A2">
            <w:pPr>
              <w:pStyle w:val="ListParagraph"/>
              <w:rPr>
                <w:sz w:val="22"/>
                <w:szCs w:val="22"/>
              </w:rPr>
            </w:pPr>
            <w:r w:rsidRPr="00A10995">
              <w:rPr>
                <w:sz w:val="22"/>
                <w:szCs w:val="22"/>
              </w:rPr>
              <w:t>0</w:t>
            </w:r>
          </w:p>
        </w:tc>
      </w:tr>
      <w:tr w:rsidR="000F523A" w:rsidRPr="00A10995" w14:paraId="4C9C39E1" w14:textId="77777777" w:rsidTr="004F47A2">
        <w:trPr>
          <w:trHeight w:val="254"/>
        </w:trPr>
        <w:tc>
          <w:tcPr>
            <w:tcW w:w="4256" w:type="dxa"/>
            <w:vAlign w:val="center"/>
          </w:tcPr>
          <w:p w14:paraId="364CBDD0" w14:textId="77777777" w:rsidR="000F523A" w:rsidRPr="00A10995" w:rsidRDefault="000F523A" w:rsidP="004F47A2">
            <w:pPr>
              <w:pStyle w:val="ListParagraph"/>
              <w:rPr>
                <w:sz w:val="22"/>
                <w:szCs w:val="22"/>
              </w:rPr>
            </w:pPr>
            <w:r w:rsidRPr="00A10995">
              <w:rPr>
                <w:sz w:val="22"/>
                <w:szCs w:val="22"/>
              </w:rPr>
              <w:t>Debtor</w:t>
            </w:r>
          </w:p>
        </w:tc>
        <w:tc>
          <w:tcPr>
            <w:tcW w:w="1985" w:type="dxa"/>
            <w:vAlign w:val="center"/>
          </w:tcPr>
          <w:p w14:paraId="391A9A3F" w14:textId="77777777" w:rsidR="000F523A" w:rsidRPr="00A10995" w:rsidRDefault="000F523A" w:rsidP="004F47A2">
            <w:pPr>
              <w:pStyle w:val="ListParagraph"/>
              <w:rPr>
                <w:sz w:val="22"/>
                <w:szCs w:val="22"/>
              </w:rPr>
            </w:pPr>
            <w:r w:rsidRPr="00A10995">
              <w:rPr>
                <w:sz w:val="22"/>
                <w:szCs w:val="22"/>
              </w:rPr>
              <w:t>0</w:t>
            </w:r>
          </w:p>
        </w:tc>
      </w:tr>
      <w:tr w:rsidR="000F523A" w:rsidRPr="00A10995" w14:paraId="2CA5D388" w14:textId="77777777" w:rsidTr="004F47A2">
        <w:trPr>
          <w:trHeight w:val="254"/>
        </w:trPr>
        <w:tc>
          <w:tcPr>
            <w:tcW w:w="4256" w:type="dxa"/>
            <w:vAlign w:val="center"/>
          </w:tcPr>
          <w:p w14:paraId="20654229" w14:textId="77777777" w:rsidR="000F523A" w:rsidRPr="00A10995" w:rsidRDefault="000F523A" w:rsidP="004F47A2">
            <w:pPr>
              <w:pStyle w:val="ListParagraph"/>
              <w:rPr>
                <w:sz w:val="22"/>
                <w:szCs w:val="22"/>
              </w:rPr>
            </w:pPr>
            <w:r w:rsidRPr="00A10995">
              <w:rPr>
                <w:sz w:val="22"/>
                <w:szCs w:val="22"/>
              </w:rPr>
              <w:t>Tuition.fees.up.to.date</w:t>
            </w:r>
          </w:p>
        </w:tc>
        <w:tc>
          <w:tcPr>
            <w:tcW w:w="1985" w:type="dxa"/>
            <w:vAlign w:val="center"/>
          </w:tcPr>
          <w:p w14:paraId="67A7D511" w14:textId="77777777" w:rsidR="000F523A" w:rsidRPr="00A10995" w:rsidRDefault="000F523A" w:rsidP="004F47A2">
            <w:pPr>
              <w:pStyle w:val="ListParagraph"/>
              <w:rPr>
                <w:sz w:val="22"/>
                <w:szCs w:val="22"/>
              </w:rPr>
            </w:pPr>
            <w:r w:rsidRPr="00A10995">
              <w:rPr>
                <w:sz w:val="22"/>
                <w:szCs w:val="22"/>
              </w:rPr>
              <w:t>0</w:t>
            </w:r>
          </w:p>
        </w:tc>
      </w:tr>
      <w:tr w:rsidR="000F523A" w:rsidRPr="00A10995" w14:paraId="17F9908B" w14:textId="77777777" w:rsidTr="004F47A2">
        <w:trPr>
          <w:trHeight w:val="254"/>
        </w:trPr>
        <w:tc>
          <w:tcPr>
            <w:tcW w:w="4256" w:type="dxa"/>
            <w:vAlign w:val="center"/>
          </w:tcPr>
          <w:p w14:paraId="70B0C086" w14:textId="77777777" w:rsidR="000F523A" w:rsidRPr="00A10995" w:rsidRDefault="000F523A" w:rsidP="004F47A2">
            <w:pPr>
              <w:pStyle w:val="ListParagraph"/>
              <w:rPr>
                <w:sz w:val="22"/>
                <w:szCs w:val="22"/>
              </w:rPr>
            </w:pPr>
            <w:r w:rsidRPr="00A10995">
              <w:rPr>
                <w:sz w:val="22"/>
                <w:szCs w:val="22"/>
              </w:rPr>
              <w:t>Gender</w:t>
            </w:r>
          </w:p>
        </w:tc>
        <w:tc>
          <w:tcPr>
            <w:tcW w:w="1985" w:type="dxa"/>
            <w:vAlign w:val="center"/>
          </w:tcPr>
          <w:p w14:paraId="47D6D6C1" w14:textId="77777777" w:rsidR="000F523A" w:rsidRPr="00A10995" w:rsidRDefault="000F523A" w:rsidP="004F47A2">
            <w:pPr>
              <w:pStyle w:val="ListParagraph"/>
              <w:rPr>
                <w:sz w:val="22"/>
                <w:szCs w:val="22"/>
              </w:rPr>
            </w:pPr>
            <w:r w:rsidRPr="00A10995">
              <w:rPr>
                <w:sz w:val="22"/>
                <w:szCs w:val="22"/>
              </w:rPr>
              <w:t>0</w:t>
            </w:r>
          </w:p>
        </w:tc>
      </w:tr>
      <w:tr w:rsidR="000F523A" w:rsidRPr="00A10995" w14:paraId="1954116F" w14:textId="77777777" w:rsidTr="004F47A2">
        <w:trPr>
          <w:trHeight w:val="254"/>
        </w:trPr>
        <w:tc>
          <w:tcPr>
            <w:tcW w:w="4256" w:type="dxa"/>
            <w:vAlign w:val="center"/>
          </w:tcPr>
          <w:p w14:paraId="5C2AE396" w14:textId="77777777" w:rsidR="000F523A" w:rsidRPr="00A10995" w:rsidRDefault="000F523A" w:rsidP="004F47A2">
            <w:pPr>
              <w:pStyle w:val="ListParagraph"/>
              <w:rPr>
                <w:sz w:val="22"/>
                <w:szCs w:val="22"/>
              </w:rPr>
            </w:pPr>
            <w:r w:rsidRPr="00A10995">
              <w:rPr>
                <w:sz w:val="22"/>
                <w:szCs w:val="22"/>
              </w:rPr>
              <w:t>Scholarship.holder</w:t>
            </w:r>
          </w:p>
        </w:tc>
        <w:tc>
          <w:tcPr>
            <w:tcW w:w="1985" w:type="dxa"/>
            <w:vAlign w:val="center"/>
          </w:tcPr>
          <w:p w14:paraId="7469C915" w14:textId="77777777" w:rsidR="000F523A" w:rsidRPr="00A10995" w:rsidRDefault="000F523A" w:rsidP="004F47A2">
            <w:pPr>
              <w:pStyle w:val="ListParagraph"/>
              <w:rPr>
                <w:sz w:val="22"/>
                <w:szCs w:val="22"/>
              </w:rPr>
            </w:pPr>
            <w:r w:rsidRPr="00A10995">
              <w:rPr>
                <w:sz w:val="22"/>
                <w:szCs w:val="22"/>
              </w:rPr>
              <w:t>0</w:t>
            </w:r>
          </w:p>
        </w:tc>
      </w:tr>
      <w:tr w:rsidR="000F523A" w:rsidRPr="00A10995" w14:paraId="01C94507" w14:textId="77777777" w:rsidTr="004F47A2">
        <w:trPr>
          <w:trHeight w:val="254"/>
        </w:trPr>
        <w:tc>
          <w:tcPr>
            <w:tcW w:w="4256" w:type="dxa"/>
            <w:vAlign w:val="center"/>
          </w:tcPr>
          <w:p w14:paraId="492D8AE4" w14:textId="77777777" w:rsidR="000F523A" w:rsidRPr="00A10995" w:rsidRDefault="000F523A" w:rsidP="004F47A2">
            <w:pPr>
              <w:pStyle w:val="ListParagraph"/>
              <w:rPr>
                <w:sz w:val="22"/>
                <w:szCs w:val="22"/>
              </w:rPr>
            </w:pPr>
            <w:r w:rsidRPr="00A10995">
              <w:rPr>
                <w:sz w:val="22"/>
                <w:szCs w:val="22"/>
              </w:rPr>
              <w:t>Age.at.enrollment</w:t>
            </w:r>
          </w:p>
        </w:tc>
        <w:tc>
          <w:tcPr>
            <w:tcW w:w="1985" w:type="dxa"/>
            <w:vAlign w:val="center"/>
          </w:tcPr>
          <w:p w14:paraId="7336362D" w14:textId="77777777" w:rsidR="000F523A" w:rsidRPr="00A10995" w:rsidRDefault="000F523A" w:rsidP="004F47A2">
            <w:pPr>
              <w:pStyle w:val="ListParagraph"/>
              <w:rPr>
                <w:sz w:val="22"/>
                <w:szCs w:val="22"/>
              </w:rPr>
            </w:pPr>
            <w:r w:rsidRPr="00A10995">
              <w:rPr>
                <w:sz w:val="22"/>
                <w:szCs w:val="22"/>
              </w:rPr>
              <w:t>0</w:t>
            </w:r>
          </w:p>
        </w:tc>
      </w:tr>
      <w:tr w:rsidR="000F523A" w:rsidRPr="00A10995" w14:paraId="764D5393" w14:textId="77777777" w:rsidTr="004F47A2">
        <w:trPr>
          <w:trHeight w:val="254"/>
        </w:trPr>
        <w:tc>
          <w:tcPr>
            <w:tcW w:w="4256" w:type="dxa"/>
            <w:vAlign w:val="center"/>
          </w:tcPr>
          <w:p w14:paraId="2169C794" w14:textId="77777777" w:rsidR="000F523A" w:rsidRPr="00A10995" w:rsidRDefault="000F523A" w:rsidP="004F47A2">
            <w:pPr>
              <w:pStyle w:val="ListParagraph"/>
              <w:rPr>
                <w:sz w:val="22"/>
                <w:szCs w:val="22"/>
              </w:rPr>
            </w:pPr>
            <w:r w:rsidRPr="00A10995">
              <w:rPr>
                <w:sz w:val="22"/>
                <w:szCs w:val="22"/>
              </w:rPr>
              <w:t>International</w:t>
            </w:r>
          </w:p>
        </w:tc>
        <w:tc>
          <w:tcPr>
            <w:tcW w:w="1985" w:type="dxa"/>
            <w:vAlign w:val="center"/>
          </w:tcPr>
          <w:p w14:paraId="721A4EC8" w14:textId="77777777" w:rsidR="000F523A" w:rsidRPr="00A10995" w:rsidRDefault="000F523A" w:rsidP="004F47A2">
            <w:pPr>
              <w:pStyle w:val="ListParagraph"/>
              <w:rPr>
                <w:sz w:val="22"/>
                <w:szCs w:val="22"/>
              </w:rPr>
            </w:pPr>
            <w:r w:rsidRPr="00A10995">
              <w:rPr>
                <w:sz w:val="22"/>
                <w:szCs w:val="22"/>
              </w:rPr>
              <w:t>0</w:t>
            </w:r>
          </w:p>
        </w:tc>
      </w:tr>
      <w:tr w:rsidR="000F523A" w:rsidRPr="00A10995" w14:paraId="06F71654" w14:textId="77777777" w:rsidTr="004F47A2">
        <w:trPr>
          <w:trHeight w:val="254"/>
        </w:trPr>
        <w:tc>
          <w:tcPr>
            <w:tcW w:w="4256" w:type="dxa"/>
            <w:vAlign w:val="center"/>
          </w:tcPr>
          <w:p w14:paraId="0F8C3799" w14:textId="77777777" w:rsidR="000F523A" w:rsidRPr="00A10995" w:rsidRDefault="000F523A" w:rsidP="004F47A2">
            <w:pPr>
              <w:pStyle w:val="ListParagraph"/>
              <w:rPr>
                <w:sz w:val="22"/>
                <w:szCs w:val="22"/>
              </w:rPr>
            </w:pPr>
            <w:r w:rsidRPr="00A10995">
              <w:rPr>
                <w:sz w:val="22"/>
                <w:szCs w:val="22"/>
              </w:rPr>
              <w:t>Curricular.units.1st.sem..credited.</w:t>
            </w:r>
          </w:p>
        </w:tc>
        <w:tc>
          <w:tcPr>
            <w:tcW w:w="1985" w:type="dxa"/>
            <w:vAlign w:val="center"/>
          </w:tcPr>
          <w:p w14:paraId="113DB28A" w14:textId="77777777" w:rsidR="000F523A" w:rsidRPr="00A10995" w:rsidRDefault="000F523A" w:rsidP="004F47A2">
            <w:pPr>
              <w:pStyle w:val="ListParagraph"/>
              <w:rPr>
                <w:sz w:val="22"/>
                <w:szCs w:val="22"/>
              </w:rPr>
            </w:pPr>
            <w:r w:rsidRPr="00A10995">
              <w:rPr>
                <w:sz w:val="22"/>
                <w:szCs w:val="22"/>
              </w:rPr>
              <w:t>0</w:t>
            </w:r>
          </w:p>
        </w:tc>
      </w:tr>
      <w:tr w:rsidR="000F523A" w:rsidRPr="00A10995" w14:paraId="334722A5" w14:textId="77777777" w:rsidTr="004F47A2">
        <w:trPr>
          <w:trHeight w:val="254"/>
        </w:trPr>
        <w:tc>
          <w:tcPr>
            <w:tcW w:w="4256" w:type="dxa"/>
            <w:vAlign w:val="center"/>
          </w:tcPr>
          <w:p w14:paraId="50203ED9" w14:textId="77777777" w:rsidR="000F523A" w:rsidRPr="00A10995" w:rsidRDefault="000F523A" w:rsidP="004F47A2">
            <w:pPr>
              <w:pStyle w:val="ListParagraph"/>
              <w:rPr>
                <w:sz w:val="22"/>
                <w:szCs w:val="22"/>
              </w:rPr>
            </w:pPr>
            <w:r w:rsidRPr="00A10995">
              <w:rPr>
                <w:sz w:val="22"/>
                <w:szCs w:val="22"/>
              </w:rPr>
              <w:t>Curricular.units.1st.sem..enrolled.</w:t>
            </w:r>
          </w:p>
        </w:tc>
        <w:tc>
          <w:tcPr>
            <w:tcW w:w="1985" w:type="dxa"/>
            <w:vAlign w:val="center"/>
          </w:tcPr>
          <w:p w14:paraId="0017FCBA" w14:textId="77777777" w:rsidR="000F523A" w:rsidRPr="00A10995" w:rsidRDefault="000F523A" w:rsidP="004F47A2">
            <w:pPr>
              <w:pStyle w:val="ListParagraph"/>
              <w:rPr>
                <w:sz w:val="22"/>
                <w:szCs w:val="22"/>
              </w:rPr>
            </w:pPr>
            <w:r w:rsidRPr="00A10995">
              <w:rPr>
                <w:sz w:val="22"/>
                <w:szCs w:val="22"/>
              </w:rPr>
              <w:t>0</w:t>
            </w:r>
          </w:p>
        </w:tc>
      </w:tr>
      <w:tr w:rsidR="000F523A" w:rsidRPr="00A10995" w14:paraId="2E106908" w14:textId="77777777" w:rsidTr="004F47A2">
        <w:trPr>
          <w:trHeight w:val="254"/>
        </w:trPr>
        <w:tc>
          <w:tcPr>
            <w:tcW w:w="4256" w:type="dxa"/>
            <w:vAlign w:val="center"/>
          </w:tcPr>
          <w:p w14:paraId="4B08DAD3" w14:textId="77777777" w:rsidR="000F523A" w:rsidRPr="00A10995" w:rsidRDefault="000F523A" w:rsidP="004F47A2">
            <w:pPr>
              <w:pStyle w:val="ListParagraph"/>
              <w:rPr>
                <w:sz w:val="22"/>
                <w:szCs w:val="22"/>
              </w:rPr>
            </w:pPr>
            <w:r w:rsidRPr="00A10995">
              <w:rPr>
                <w:sz w:val="22"/>
                <w:szCs w:val="22"/>
              </w:rPr>
              <w:t>Curricular.units.1st.sem..evaluations.</w:t>
            </w:r>
          </w:p>
        </w:tc>
        <w:tc>
          <w:tcPr>
            <w:tcW w:w="1985" w:type="dxa"/>
            <w:vAlign w:val="center"/>
          </w:tcPr>
          <w:p w14:paraId="2DBFB1B0" w14:textId="77777777" w:rsidR="000F523A" w:rsidRPr="00A10995" w:rsidRDefault="000F523A" w:rsidP="004F47A2">
            <w:pPr>
              <w:pStyle w:val="ListParagraph"/>
              <w:rPr>
                <w:sz w:val="22"/>
                <w:szCs w:val="22"/>
              </w:rPr>
            </w:pPr>
            <w:r w:rsidRPr="00A10995">
              <w:rPr>
                <w:sz w:val="22"/>
                <w:szCs w:val="22"/>
              </w:rPr>
              <w:t>0</w:t>
            </w:r>
          </w:p>
        </w:tc>
      </w:tr>
      <w:tr w:rsidR="000F523A" w:rsidRPr="00A10995" w14:paraId="7277F4FC" w14:textId="77777777" w:rsidTr="004F47A2">
        <w:trPr>
          <w:trHeight w:val="254"/>
        </w:trPr>
        <w:tc>
          <w:tcPr>
            <w:tcW w:w="4256" w:type="dxa"/>
            <w:vAlign w:val="center"/>
          </w:tcPr>
          <w:p w14:paraId="469A254F" w14:textId="77777777" w:rsidR="000F523A" w:rsidRPr="00A10995" w:rsidRDefault="000F523A" w:rsidP="004F47A2">
            <w:pPr>
              <w:pStyle w:val="ListParagraph"/>
              <w:rPr>
                <w:sz w:val="22"/>
                <w:szCs w:val="22"/>
              </w:rPr>
            </w:pPr>
            <w:r w:rsidRPr="00A10995">
              <w:rPr>
                <w:sz w:val="22"/>
                <w:szCs w:val="22"/>
              </w:rPr>
              <w:t>Curricular.units.1st.sem..approved.</w:t>
            </w:r>
          </w:p>
        </w:tc>
        <w:tc>
          <w:tcPr>
            <w:tcW w:w="1985" w:type="dxa"/>
            <w:vAlign w:val="center"/>
          </w:tcPr>
          <w:p w14:paraId="22961387" w14:textId="77777777" w:rsidR="000F523A" w:rsidRPr="00A10995" w:rsidRDefault="000F523A" w:rsidP="004F47A2">
            <w:pPr>
              <w:pStyle w:val="ListParagraph"/>
              <w:rPr>
                <w:sz w:val="22"/>
                <w:szCs w:val="22"/>
              </w:rPr>
            </w:pPr>
            <w:r w:rsidRPr="00A10995">
              <w:rPr>
                <w:sz w:val="22"/>
                <w:szCs w:val="22"/>
              </w:rPr>
              <w:t>0</w:t>
            </w:r>
          </w:p>
        </w:tc>
      </w:tr>
      <w:tr w:rsidR="000F523A" w:rsidRPr="00A10995" w14:paraId="532CA42D" w14:textId="77777777" w:rsidTr="004F47A2">
        <w:trPr>
          <w:trHeight w:val="254"/>
        </w:trPr>
        <w:tc>
          <w:tcPr>
            <w:tcW w:w="4256" w:type="dxa"/>
            <w:vAlign w:val="center"/>
          </w:tcPr>
          <w:p w14:paraId="7EFE6AAB" w14:textId="77777777" w:rsidR="000F523A" w:rsidRPr="00A10995" w:rsidRDefault="000F523A" w:rsidP="004F47A2">
            <w:pPr>
              <w:pStyle w:val="ListParagraph"/>
              <w:rPr>
                <w:sz w:val="22"/>
                <w:szCs w:val="22"/>
              </w:rPr>
            </w:pPr>
            <w:r w:rsidRPr="00A10995">
              <w:rPr>
                <w:sz w:val="22"/>
                <w:szCs w:val="22"/>
              </w:rPr>
              <w:t>Curricular.units.1st.sem..grade.</w:t>
            </w:r>
          </w:p>
        </w:tc>
        <w:tc>
          <w:tcPr>
            <w:tcW w:w="1985" w:type="dxa"/>
            <w:vAlign w:val="center"/>
          </w:tcPr>
          <w:p w14:paraId="014F1D88" w14:textId="77777777" w:rsidR="000F523A" w:rsidRPr="00A10995" w:rsidRDefault="000F523A" w:rsidP="004F47A2">
            <w:pPr>
              <w:pStyle w:val="ListParagraph"/>
              <w:rPr>
                <w:sz w:val="22"/>
                <w:szCs w:val="22"/>
              </w:rPr>
            </w:pPr>
            <w:r w:rsidRPr="00A10995">
              <w:rPr>
                <w:sz w:val="22"/>
                <w:szCs w:val="22"/>
              </w:rPr>
              <w:t>0</w:t>
            </w:r>
          </w:p>
        </w:tc>
      </w:tr>
      <w:tr w:rsidR="000F523A" w:rsidRPr="00A10995" w14:paraId="216CFE69" w14:textId="77777777" w:rsidTr="004F47A2">
        <w:trPr>
          <w:trHeight w:val="254"/>
        </w:trPr>
        <w:tc>
          <w:tcPr>
            <w:tcW w:w="4256" w:type="dxa"/>
            <w:vAlign w:val="center"/>
          </w:tcPr>
          <w:p w14:paraId="72A32DE9" w14:textId="77777777" w:rsidR="000F523A" w:rsidRPr="00A10995" w:rsidRDefault="000F523A" w:rsidP="004F47A2">
            <w:pPr>
              <w:pStyle w:val="ListParagraph"/>
              <w:rPr>
                <w:sz w:val="22"/>
                <w:szCs w:val="22"/>
              </w:rPr>
            </w:pPr>
            <w:r w:rsidRPr="00A10995">
              <w:rPr>
                <w:sz w:val="22"/>
                <w:szCs w:val="22"/>
              </w:rPr>
              <w:lastRenderedPageBreak/>
              <w:t>Curricular.units.1st.sem..without.evaluations.</w:t>
            </w:r>
          </w:p>
        </w:tc>
        <w:tc>
          <w:tcPr>
            <w:tcW w:w="1985" w:type="dxa"/>
            <w:vAlign w:val="center"/>
          </w:tcPr>
          <w:p w14:paraId="79252799" w14:textId="77777777" w:rsidR="000F523A" w:rsidRPr="00A10995" w:rsidRDefault="000F523A" w:rsidP="004F47A2">
            <w:pPr>
              <w:pStyle w:val="ListParagraph"/>
              <w:rPr>
                <w:sz w:val="22"/>
                <w:szCs w:val="22"/>
              </w:rPr>
            </w:pPr>
            <w:r w:rsidRPr="00A10995">
              <w:rPr>
                <w:sz w:val="22"/>
                <w:szCs w:val="22"/>
              </w:rPr>
              <w:t>0</w:t>
            </w:r>
          </w:p>
        </w:tc>
      </w:tr>
      <w:tr w:rsidR="000F523A" w:rsidRPr="00A10995" w14:paraId="77AEE231" w14:textId="77777777" w:rsidTr="004F47A2">
        <w:trPr>
          <w:trHeight w:val="254"/>
        </w:trPr>
        <w:tc>
          <w:tcPr>
            <w:tcW w:w="4256" w:type="dxa"/>
            <w:vAlign w:val="center"/>
          </w:tcPr>
          <w:p w14:paraId="6D68D649" w14:textId="77777777" w:rsidR="000F523A" w:rsidRPr="00A10995" w:rsidRDefault="000F523A" w:rsidP="004F47A2">
            <w:pPr>
              <w:pStyle w:val="ListParagraph"/>
              <w:rPr>
                <w:sz w:val="22"/>
                <w:szCs w:val="22"/>
              </w:rPr>
            </w:pPr>
            <w:r w:rsidRPr="00A10995">
              <w:rPr>
                <w:sz w:val="22"/>
                <w:szCs w:val="22"/>
              </w:rPr>
              <w:t>Curricular.units.2nd.sem..credited.</w:t>
            </w:r>
          </w:p>
        </w:tc>
        <w:tc>
          <w:tcPr>
            <w:tcW w:w="1985" w:type="dxa"/>
            <w:vAlign w:val="center"/>
          </w:tcPr>
          <w:p w14:paraId="69F1AE0C" w14:textId="77777777" w:rsidR="000F523A" w:rsidRPr="00A10995" w:rsidRDefault="000F523A" w:rsidP="004F47A2">
            <w:pPr>
              <w:pStyle w:val="ListParagraph"/>
              <w:rPr>
                <w:sz w:val="22"/>
                <w:szCs w:val="22"/>
              </w:rPr>
            </w:pPr>
            <w:r w:rsidRPr="00A10995">
              <w:rPr>
                <w:sz w:val="22"/>
                <w:szCs w:val="22"/>
              </w:rPr>
              <w:t>0</w:t>
            </w:r>
          </w:p>
        </w:tc>
      </w:tr>
      <w:tr w:rsidR="000F523A" w:rsidRPr="00A10995" w14:paraId="3287308F" w14:textId="77777777" w:rsidTr="004F47A2">
        <w:trPr>
          <w:trHeight w:val="254"/>
        </w:trPr>
        <w:tc>
          <w:tcPr>
            <w:tcW w:w="4256" w:type="dxa"/>
            <w:vAlign w:val="center"/>
          </w:tcPr>
          <w:p w14:paraId="0B2857DB" w14:textId="77777777" w:rsidR="000F523A" w:rsidRPr="00A10995" w:rsidRDefault="000F523A" w:rsidP="004F47A2">
            <w:pPr>
              <w:pStyle w:val="ListParagraph"/>
              <w:rPr>
                <w:sz w:val="22"/>
                <w:szCs w:val="22"/>
              </w:rPr>
            </w:pPr>
            <w:r w:rsidRPr="00A10995">
              <w:rPr>
                <w:sz w:val="22"/>
                <w:szCs w:val="22"/>
              </w:rPr>
              <w:t>Curricular.units.2nd.sem..enrolled.</w:t>
            </w:r>
          </w:p>
        </w:tc>
        <w:tc>
          <w:tcPr>
            <w:tcW w:w="1985" w:type="dxa"/>
            <w:vAlign w:val="center"/>
          </w:tcPr>
          <w:p w14:paraId="25BF2F52" w14:textId="77777777" w:rsidR="000F523A" w:rsidRPr="00A10995" w:rsidRDefault="000F523A" w:rsidP="004F47A2">
            <w:pPr>
              <w:pStyle w:val="ListParagraph"/>
              <w:rPr>
                <w:sz w:val="22"/>
                <w:szCs w:val="22"/>
              </w:rPr>
            </w:pPr>
            <w:r w:rsidRPr="00A10995">
              <w:rPr>
                <w:sz w:val="22"/>
                <w:szCs w:val="22"/>
              </w:rPr>
              <w:t>0</w:t>
            </w:r>
          </w:p>
        </w:tc>
      </w:tr>
      <w:tr w:rsidR="000F523A" w:rsidRPr="00A10995" w14:paraId="7D0CB451" w14:textId="77777777" w:rsidTr="004F47A2">
        <w:trPr>
          <w:trHeight w:val="254"/>
        </w:trPr>
        <w:tc>
          <w:tcPr>
            <w:tcW w:w="4256" w:type="dxa"/>
            <w:vAlign w:val="center"/>
          </w:tcPr>
          <w:p w14:paraId="075EBAA4" w14:textId="77777777" w:rsidR="000F523A" w:rsidRPr="00A10995" w:rsidRDefault="000F523A" w:rsidP="004F47A2">
            <w:pPr>
              <w:pStyle w:val="ListParagraph"/>
              <w:rPr>
                <w:sz w:val="22"/>
                <w:szCs w:val="22"/>
              </w:rPr>
            </w:pPr>
            <w:r w:rsidRPr="00A10995">
              <w:rPr>
                <w:sz w:val="22"/>
                <w:szCs w:val="22"/>
              </w:rPr>
              <w:t>Curricular.units.2nd.sem..evaluations.</w:t>
            </w:r>
          </w:p>
        </w:tc>
        <w:tc>
          <w:tcPr>
            <w:tcW w:w="1985" w:type="dxa"/>
            <w:vAlign w:val="center"/>
          </w:tcPr>
          <w:p w14:paraId="582ACD24" w14:textId="77777777" w:rsidR="000F523A" w:rsidRPr="00A10995" w:rsidRDefault="000F523A" w:rsidP="004F47A2">
            <w:pPr>
              <w:pStyle w:val="ListParagraph"/>
              <w:rPr>
                <w:sz w:val="22"/>
                <w:szCs w:val="22"/>
              </w:rPr>
            </w:pPr>
            <w:r w:rsidRPr="00A10995">
              <w:rPr>
                <w:sz w:val="22"/>
                <w:szCs w:val="22"/>
              </w:rPr>
              <w:t>0</w:t>
            </w:r>
          </w:p>
        </w:tc>
      </w:tr>
      <w:tr w:rsidR="000F523A" w:rsidRPr="00A10995" w14:paraId="33842146" w14:textId="77777777" w:rsidTr="004F47A2">
        <w:trPr>
          <w:trHeight w:val="254"/>
        </w:trPr>
        <w:tc>
          <w:tcPr>
            <w:tcW w:w="4256" w:type="dxa"/>
            <w:vAlign w:val="center"/>
          </w:tcPr>
          <w:p w14:paraId="6B6E8A40" w14:textId="77777777" w:rsidR="000F523A" w:rsidRPr="00A10995" w:rsidRDefault="000F523A" w:rsidP="004F47A2">
            <w:pPr>
              <w:pStyle w:val="ListParagraph"/>
              <w:rPr>
                <w:sz w:val="22"/>
                <w:szCs w:val="22"/>
              </w:rPr>
            </w:pPr>
            <w:r w:rsidRPr="00A10995">
              <w:rPr>
                <w:sz w:val="22"/>
                <w:szCs w:val="22"/>
              </w:rPr>
              <w:t>Curricular.units.2nd.sem..approved.</w:t>
            </w:r>
          </w:p>
        </w:tc>
        <w:tc>
          <w:tcPr>
            <w:tcW w:w="1985" w:type="dxa"/>
            <w:vAlign w:val="center"/>
          </w:tcPr>
          <w:p w14:paraId="0ABA98CA" w14:textId="77777777" w:rsidR="000F523A" w:rsidRPr="00A10995" w:rsidRDefault="000F523A" w:rsidP="004F47A2">
            <w:pPr>
              <w:pStyle w:val="ListParagraph"/>
              <w:rPr>
                <w:sz w:val="22"/>
                <w:szCs w:val="22"/>
              </w:rPr>
            </w:pPr>
            <w:r w:rsidRPr="00A10995">
              <w:rPr>
                <w:sz w:val="22"/>
                <w:szCs w:val="22"/>
              </w:rPr>
              <w:t>0</w:t>
            </w:r>
          </w:p>
        </w:tc>
      </w:tr>
      <w:tr w:rsidR="000F523A" w:rsidRPr="00A10995" w14:paraId="0540E5CD" w14:textId="77777777" w:rsidTr="004F47A2">
        <w:trPr>
          <w:trHeight w:val="254"/>
        </w:trPr>
        <w:tc>
          <w:tcPr>
            <w:tcW w:w="4256" w:type="dxa"/>
            <w:vAlign w:val="center"/>
          </w:tcPr>
          <w:p w14:paraId="6EFD547E" w14:textId="77777777" w:rsidR="000F523A" w:rsidRPr="00A10995" w:rsidRDefault="000F523A" w:rsidP="004F47A2">
            <w:pPr>
              <w:pStyle w:val="ListParagraph"/>
              <w:rPr>
                <w:sz w:val="22"/>
                <w:szCs w:val="22"/>
              </w:rPr>
            </w:pPr>
            <w:r w:rsidRPr="00A10995">
              <w:rPr>
                <w:sz w:val="22"/>
                <w:szCs w:val="22"/>
              </w:rPr>
              <w:t>Curricular.units.2nd.sem..grade.</w:t>
            </w:r>
          </w:p>
        </w:tc>
        <w:tc>
          <w:tcPr>
            <w:tcW w:w="1985" w:type="dxa"/>
            <w:vAlign w:val="center"/>
          </w:tcPr>
          <w:p w14:paraId="079F4C5B" w14:textId="77777777" w:rsidR="000F523A" w:rsidRPr="00A10995" w:rsidRDefault="000F523A" w:rsidP="004F47A2">
            <w:pPr>
              <w:pStyle w:val="ListParagraph"/>
              <w:rPr>
                <w:sz w:val="22"/>
                <w:szCs w:val="22"/>
              </w:rPr>
            </w:pPr>
            <w:r w:rsidRPr="00A10995">
              <w:rPr>
                <w:sz w:val="22"/>
                <w:szCs w:val="22"/>
              </w:rPr>
              <w:t>0</w:t>
            </w:r>
          </w:p>
        </w:tc>
      </w:tr>
      <w:tr w:rsidR="000F523A" w:rsidRPr="00A10995" w14:paraId="502ABDCE" w14:textId="77777777" w:rsidTr="004F47A2">
        <w:trPr>
          <w:trHeight w:val="254"/>
        </w:trPr>
        <w:tc>
          <w:tcPr>
            <w:tcW w:w="4256" w:type="dxa"/>
            <w:vAlign w:val="center"/>
          </w:tcPr>
          <w:p w14:paraId="25BC996E" w14:textId="77777777" w:rsidR="000F523A" w:rsidRPr="00A10995" w:rsidRDefault="000F523A" w:rsidP="004F47A2">
            <w:pPr>
              <w:pStyle w:val="ListParagraph"/>
              <w:rPr>
                <w:sz w:val="22"/>
                <w:szCs w:val="22"/>
              </w:rPr>
            </w:pPr>
            <w:r w:rsidRPr="00A10995">
              <w:rPr>
                <w:sz w:val="22"/>
                <w:szCs w:val="22"/>
              </w:rPr>
              <w:t>Curricular.units.2nd.sem..without.evaluations.</w:t>
            </w:r>
          </w:p>
        </w:tc>
        <w:tc>
          <w:tcPr>
            <w:tcW w:w="1985" w:type="dxa"/>
            <w:vAlign w:val="center"/>
          </w:tcPr>
          <w:p w14:paraId="4F56CE07" w14:textId="77777777" w:rsidR="000F523A" w:rsidRPr="00A10995" w:rsidRDefault="000F523A" w:rsidP="004F47A2">
            <w:pPr>
              <w:pStyle w:val="ListParagraph"/>
              <w:rPr>
                <w:sz w:val="22"/>
                <w:szCs w:val="22"/>
              </w:rPr>
            </w:pPr>
            <w:r w:rsidRPr="00A10995">
              <w:rPr>
                <w:sz w:val="22"/>
                <w:szCs w:val="22"/>
              </w:rPr>
              <w:t>0</w:t>
            </w:r>
          </w:p>
        </w:tc>
      </w:tr>
      <w:tr w:rsidR="000F523A" w:rsidRPr="00A10995" w14:paraId="659F6D5D" w14:textId="77777777" w:rsidTr="004F47A2">
        <w:trPr>
          <w:trHeight w:val="254"/>
        </w:trPr>
        <w:tc>
          <w:tcPr>
            <w:tcW w:w="4256" w:type="dxa"/>
            <w:vAlign w:val="center"/>
          </w:tcPr>
          <w:p w14:paraId="12C06AD2" w14:textId="77777777" w:rsidR="000F523A" w:rsidRPr="00A10995" w:rsidRDefault="000F523A" w:rsidP="004F47A2">
            <w:pPr>
              <w:pStyle w:val="ListParagraph"/>
              <w:rPr>
                <w:sz w:val="22"/>
                <w:szCs w:val="22"/>
              </w:rPr>
            </w:pPr>
            <w:r w:rsidRPr="00A10995">
              <w:rPr>
                <w:sz w:val="22"/>
                <w:szCs w:val="22"/>
              </w:rPr>
              <w:t>Unemployment.rate</w:t>
            </w:r>
          </w:p>
        </w:tc>
        <w:tc>
          <w:tcPr>
            <w:tcW w:w="1985" w:type="dxa"/>
            <w:vAlign w:val="center"/>
          </w:tcPr>
          <w:p w14:paraId="7ACEABBD" w14:textId="77777777" w:rsidR="000F523A" w:rsidRPr="00A10995" w:rsidRDefault="000F523A" w:rsidP="004F47A2">
            <w:pPr>
              <w:pStyle w:val="ListParagraph"/>
              <w:rPr>
                <w:sz w:val="22"/>
                <w:szCs w:val="22"/>
              </w:rPr>
            </w:pPr>
            <w:r w:rsidRPr="00A10995">
              <w:rPr>
                <w:sz w:val="22"/>
                <w:szCs w:val="22"/>
              </w:rPr>
              <w:t>0</w:t>
            </w:r>
          </w:p>
        </w:tc>
      </w:tr>
      <w:tr w:rsidR="000F523A" w:rsidRPr="00A10995" w14:paraId="40C9BAA4" w14:textId="77777777" w:rsidTr="004F47A2">
        <w:trPr>
          <w:trHeight w:val="254"/>
        </w:trPr>
        <w:tc>
          <w:tcPr>
            <w:tcW w:w="4256" w:type="dxa"/>
            <w:vAlign w:val="center"/>
          </w:tcPr>
          <w:p w14:paraId="303384CB" w14:textId="77777777" w:rsidR="000F523A" w:rsidRPr="00A10995" w:rsidRDefault="000F523A" w:rsidP="004F47A2">
            <w:pPr>
              <w:pStyle w:val="ListParagraph"/>
              <w:rPr>
                <w:sz w:val="22"/>
                <w:szCs w:val="22"/>
              </w:rPr>
            </w:pPr>
            <w:r w:rsidRPr="00A10995">
              <w:rPr>
                <w:sz w:val="22"/>
                <w:szCs w:val="22"/>
              </w:rPr>
              <w:t>Inflation.rate</w:t>
            </w:r>
          </w:p>
        </w:tc>
        <w:tc>
          <w:tcPr>
            <w:tcW w:w="1985" w:type="dxa"/>
            <w:vAlign w:val="center"/>
          </w:tcPr>
          <w:p w14:paraId="437A2AD3" w14:textId="77777777" w:rsidR="000F523A" w:rsidRPr="00A10995" w:rsidRDefault="000F523A" w:rsidP="004F47A2">
            <w:pPr>
              <w:pStyle w:val="ListParagraph"/>
              <w:rPr>
                <w:sz w:val="22"/>
                <w:szCs w:val="22"/>
              </w:rPr>
            </w:pPr>
            <w:r w:rsidRPr="00A10995">
              <w:rPr>
                <w:sz w:val="22"/>
                <w:szCs w:val="22"/>
              </w:rPr>
              <w:t>0</w:t>
            </w:r>
          </w:p>
        </w:tc>
      </w:tr>
      <w:tr w:rsidR="000F523A" w:rsidRPr="00A10995" w14:paraId="5842F077" w14:textId="77777777" w:rsidTr="004F47A2">
        <w:trPr>
          <w:trHeight w:val="254"/>
        </w:trPr>
        <w:tc>
          <w:tcPr>
            <w:tcW w:w="4256" w:type="dxa"/>
            <w:vAlign w:val="center"/>
          </w:tcPr>
          <w:p w14:paraId="160A0531" w14:textId="77777777" w:rsidR="000F523A" w:rsidRPr="00A10995" w:rsidRDefault="000F523A" w:rsidP="004F47A2">
            <w:pPr>
              <w:pStyle w:val="ListParagraph"/>
              <w:rPr>
                <w:sz w:val="22"/>
                <w:szCs w:val="22"/>
              </w:rPr>
            </w:pPr>
            <w:r w:rsidRPr="00A10995">
              <w:rPr>
                <w:sz w:val="22"/>
                <w:szCs w:val="22"/>
              </w:rPr>
              <w:t>GDP</w:t>
            </w:r>
          </w:p>
        </w:tc>
        <w:tc>
          <w:tcPr>
            <w:tcW w:w="1985" w:type="dxa"/>
            <w:vAlign w:val="center"/>
          </w:tcPr>
          <w:p w14:paraId="1975D396" w14:textId="77777777" w:rsidR="000F523A" w:rsidRPr="00A10995" w:rsidRDefault="000F523A" w:rsidP="004F47A2">
            <w:pPr>
              <w:pStyle w:val="ListParagraph"/>
              <w:rPr>
                <w:sz w:val="22"/>
                <w:szCs w:val="22"/>
              </w:rPr>
            </w:pPr>
            <w:r w:rsidRPr="00A10995">
              <w:rPr>
                <w:sz w:val="22"/>
                <w:szCs w:val="22"/>
              </w:rPr>
              <w:t>0</w:t>
            </w:r>
          </w:p>
        </w:tc>
      </w:tr>
      <w:tr w:rsidR="000F523A" w:rsidRPr="00A10995" w14:paraId="28AC1EDC" w14:textId="77777777" w:rsidTr="004F47A2">
        <w:trPr>
          <w:trHeight w:val="254"/>
        </w:trPr>
        <w:tc>
          <w:tcPr>
            <w:tcW w:w="4256" w:type="dxa"/>
            <w:vAlign w:val="center"/>
          </w:tcPr>
          <w:p w14:paraId="1B0FF04E" w14:textId="77777777" w:rsidR="000F523A" w:rsidRPr="00A10995" w:rsidRDefault="000F523A" w:rsidP="004F47A2">
            <w:pPr>
              <w:pStyle w:val="ListParagraph"/>
              <w:rPr>
                <w:sz w:val="22"/>
                <w:szCs w:val="22"/>
              </w:rPr>
            </w:pPr>
            <w:r w:rsidRPr="00A10995">
              <w:rPr>
                <w:sz w:val="22"/>
                <w:szCs w:val="22"/>
              </w:rPr>
              <w:t>Target</w:t>
            </w:r>
          </w:p>
        </w:tc>
        <w:tc>
          <w:tcPr>
            <w:tcW w:w="1985" w:type="dxa"/>
            <w:vAlign w:val="center"/>
          </w:tcPr>
          <w:p w14:paraId="4D82A977" w14:textId="77777777" w:rsidR="000F523A" w:rsidRPr="00A10995" w:rsidRDefault="000F523A" w:rsidP="004F47A2">
            <w:pPr>
              <w:pStyle w:val="ListParagraph"/>
              <w:rPr>
                <w:sz w:val="22"/>
                <w:szCs w:val="22"/>
              </w:rPr>
            </w:pPr>
            <w:r w:rsidRPr="00A10995">
              <w:rPr>
                <w:sz w:val="22"/>
                <w:szCs w:val="22"/>
              </w:rPr>
              <w:t>0</w:t>
            </w:r>
          </w:p>
        </w:tc>
      </w:tr>
    </w:tbl>
    <w:p w14:paraId="1DCC36BB" w14:textId="77777777" w:rsidR="000F523A" w:rsidRPr="00A10995" w:rsidRDefault="000F523A" w:rsidP="00CB65A4">
      <w:pPr>
        <w:rPr>
          <w:sz w:val="22"/>
          <w:szCs w:val="22"/>
        </w:rPr>
      </w:pPr>
    </w:p>
    <w:p w14:paraId="2BF2C5A4" w14:textId="77777777" w:rsidR="00CB65A4" w:rsidRPr="00A10995" w:rsidRDefault="00CB65A4" w:rsidP="00CB65A4">
      <w:pPr>
        <w:rPr>
          <w:sz w:val="22"/>
          <w:szCs w:val="22"/>
        </w:rPr>
      </w:pPr>
      <w:r w:rsidRPr="00A10995">
        <w:rPr>
          <w:b/>
          <w:bCs/>
          <w:sz w:val="22"/>
          <w:szCs w:val="22"/>
        </w:rPr>
        <w:t>Explanation</w:t>
      </w:r>
      <w:r w:rsidRPr="00A10995">
        <w:rPr>
          <w:sz w:val="22"/>
          <w:szCs w:val="22"/>
        </w:rPr>
        <w:t>: The absence of missing values confirms a clean dataset, reducing the risk of biased predictions due to incomplete data.</w:t>
      </w:r>
    </w:p>
    <w:p w14:paraId="1B94FAF9" w14:textId="77777777" w:rsidR="00CB65A4" w:rsidRPr="00A10995" w:rsidRDefault="00CB65A4" w:rsidP="00CB65A4">
      <w:pPr>
        <w:rPr>
          <w:sz w:val="22"/>
          <w:szCs w:val="22"/>
        </w:rPr>
      </w:pPr>
      <w:r w:rsidRPr="00A10995">
        <w:rPr>
          <w:b/>
          <w:bCs/>
          <w:sz w:val="22"/>
          <w:szCs w:val="22"/>
        </w:rPr>
        <w:t>Importance</w:t>
      </w:r>
      <w:r w:rsidRPr="00A10995">
        <w:rPr>
          <w:sz w:val="22"/>
          <w:szCs w:val="22"/>
        </w:rPr>
        <w:t>: This output ensures data integrity, critical for reliable dropout prediction. It supports confident identification of at-risk students, as models are not distorted by missing values.</w:t>
      </w:r>
    </w:p>
    <w:p w14:paraId="3D6CE67E" w14:textId="77777777" w:rsidR="00CB65A4" w:rsidRPr="00A10995" w:rsidRDefault="00CB65A4" w:rsidP="00CB65A4">
      <w:pPr>
        <w:rPr>
          <w:sz w:val="22"/>
          <w:szCs w:val="22"/>
        </w:rPr>
      </w:pPr>
      <w:r w:rsidRPr="00A10995">
        <w:rPr>
          <w:b/>
          <w:bCs/>
          <w:sz w:val="22"/>
          <w:szCs w:val="22"/>
        </w:rPr>
        <w:t>Utility</w:t>
      </w:r>
      <w:r w:rsidRPr="00A10995">
        <w:rPr>
          <w:sz w:val="22"/>
          <w:szCs w:val="22"/>
        </w:rPr>
        <w:t>: A clean dataset enables institutions to trust model outputs, facilitating interventions like academic support for students with low grades, without concerns about data quality.</w:t>
      </w:r>
    </w:p>
    <w:p w14:paraId="15D346EB" w14:textId="77777777" w:rsidR="00CB65A4" w:rsidRPr="00A10995" w:rsidRDefault="00CB65A4" w:rsidP="00CB65A4">
      <w:pPr>
        <w:rPr>
          <w:b/>
          <w:bCs/>
          <w:sz w:val="22"/>
          <w:szCs w:val="22"/>
        </w:rPr>
      </w:pPr>
      <w:r w:rsidRPr="00A10995">
        <w:rPr>
          <w:b/>
          <w:bCs/>
          <w:sz w:val="22"/>
          <w:szCs w:val="22"/>
        </w:rPr>
        <w:t>Summary Statistics</w:t>
      </w:r>
    </w:p>
    <w:p w14:paraId="6554625C" w14:textId="77777777" w:rsidR="00CB65A4" w:rsidRPr="00A10995" w:rsidRDefault="00CB65A4" w:rsidP="00CB65A4">
      <w:pPr>
        <w:rPr>
          <w:sz w:val="22"/>
          <w:szCs w:val="22"/>
        </w:rPr>
      </w:pPr>
      <w:r w:rsidRPr="00A10995">
        <w:rPr>
          <w:sz w:val="22"/>
          <w:szCs w:val="22"/>
        </w:rPr>
        <w:t>The script generated summary statistics using summary(data) for key variables:</w:t>
      </w:r>
    </w:p>
    <w:p w14:paraId="7C236D4F" w14:textId="77777777" w:rsidR="008A1DB8" w:rsidRPr="00A10995" w:rsidRDefault="008A1DB8" w:rsidP="00CB65A4">
      <w:pPr>
        <w:rPr>
          <w:sz w:val="22"/>
          <w:szCs w:val="22"/>
        </w:rPr>
      </w:pPr>
    </w:p>
    <w:p w14:paraId="714E5E14" w14:textId="77777777" w:rsidR="00CB65A4" w:rsidRPr="00A10995" w:rsidRDefault="00CB65A4" w:rsidP="00CB65A4">
      <w:pPr>
        <w:rPr>
          <w:b/>
          <w:bCs/>
          <w:sz w:val="22"/>
          <w:szCs w:val="22"/>
        </w:rPr>
      </w:pPr>
      <w:r w:rsidRPr="00A10995">
        <w:rPr>
          <w:b/>
          <w:bCs/>
          <w:sz w:val="22"/>
          <w:szCs w:val="22"/>
        </w:rPr>
        <w:t>Output: Summary Statistics (Excerpt)</w:t>
      </w:r>
    </w:p>
    <w:p w14:paraId="5B817801" w14:textId="77777777" w:rsidR="008A1DB8" w:rsidRPr="00A10995" w:rsidRDefault="008A1DB8" w:rsidP="00CB65A4">
      <w:pPr>
        <w:rPr>
          <w:b/>
          <w:bCs/>
          <w:sz w:val="22"/>
          <w:szCs w:val="22"/>
        </w:rPr>
      </w:pPr>
    </w:p>
    <w:p w14:paraId="71108318" w14:textId="11A49A23" w:rsidR="008A1DB8" w:rsidRPr="00A10995" w:rsidRDefault="008A1DB8" w:rsidP="008A1DB8">
      <w:pPr>
        <w:rPr>
          <w:sz w:val="22"/>
          <w:szCs w:val="22"/>
        </w:rPr>
      </w:pPr>
      <w:r w:rsidRPr="00A10995">
        <w:rPr>
          <w:noProof/>
          <w:sz w:val="22"/>
          <w:szCs w:val="22"/>
        </w:rPr>
        <w:drawing>
          <wp:inline distT="0" distB="0" distL="0" distR="0" wp14:anchorId="31E9CAA9" wp14:editId="5BD146D2">
            <wp:extent cx="3926549" cy="2393950"/>
            <wp:effectExtent l="0" t="0" r="0" b="6350"/>
            <wp:docPr id="1856122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6871" cy="2406340"/>
                    </a:xfrm>
                    <a:prstGeom prst="rect">
                      <a:avLst/>
                    </a:prstGeom>
                    <a:noFill/>
                    <a:ln>
                      <a:noFill/>
                    </a:ln>
                  </pic:spPr>
                </pic:pic>
              </a:graphicData>
            </a:graphic>
          </wp:inline>
        </w:drawing>
      </w:r>
    </w:p>
    <w:p w14:paraId="55209CA3" w14:textId="77777777" w:rsidR="008A1DB8" w:rsidRPr="00A10995" w:rsidRDefault="008A1DB8" w:rsidP="00CB65A4">
      <w:pPr>
        <w:rPr>
          <w:sz w:val="22"/>
          <w:szCs w:val="22"/>
        </w:rPr>
      </w:pPr>
    </w:p>
    <w:p w14:paraId="667C0C5D" w14:textId="77777777" w:rsidR="00CB65A4" w:rsidRPr="00A10995" w:rsidRDefault="00CB65A4" w:rsidP="00CB65A4">
      <w:pPr>
        <w:numPr>
          <w:ilvl w:val="0"/>
          <w:numId w:val="10"/>
        </w:numPr>
        <w:rPr>
          <w:sz w:val="22"/>
          <w:szCs w:val="22"/>
        </w:rPr>
      </w:pPr>
      <w:r w:rsidRPr="00A10995">
        <w:rPr>
          <w:b/>
          <w:bCs/>
          <w:sz w:val="22"/>
          <w:szCs w:val="22"/>
        </w:rPr>
        <w:t>Admission.grade</w:t>
      </w:r>
      <w:r w:rsidRPr="00A10995">
        <w:rPr>
          <w:sz w:val="22"/>
          <w:szCs w:val="22"/>
        </w:rPr>
        <w:t>:</w:t>
      </w:r>
    </w:p>
    <w:p w14:paraId="3FF34997" w14:textId="77777777" w:rsidR="00CB65A4" w:rsidRPr="00A10995" w:rsidRDefault="00CB65A4" w:rsidP="00CB65A4">
      <w:pPr>
        <w:numPr>
          <w:ilvl w:val="1"/>
          <w:numId w:val="10"/>
        </w:numPr>
        <w:rPr>
          <w:sz w:val="22"/>
          <w:szCs w:val="22"/>
        </w:rPr>
      </w:pPr>
      <w:r w:rsidRPr="00A10995">
        <w:rPr>
          <w:sz w:val="22"/>
          <w:szCs w:val="22"/>
        </w:rPr>
        <w:t>Min: 95.0</w:t>
      </w:r>
    </w:p>
    <w:p w14:paraId="735AFEB8" w14:textId="77777777" w:rsidR="00CB65A4" w:rsidRPr="00A10995" w:rsidRDefault="00CB65A4" w:rsidP="00CB65A4">
      <w:pPr>
        <w:numPr>
          <w:ilvl w:val="1"/>
          <w:numId w:val="10"/>
        </w:numPr>
        <w:rPr>
          <w:sz w:val="22"/>
          <w:szCs w:val="22"/>
        </w:rPr>
      </w:pPr>
      <w:r w:rsidRPr="00A10995">
        <w:rPr>
          <w:sz w:val="22"/>
          <w:szCs w:val="22"/>
        </w:rPr>
        <w:lastRenderedPageBreak/>
        <w:t>1st Quartile: 117.9</w:t>
      </w:r>
    </w:p>
    <w:p w14:paraId="04EAC305" w14:textId="77777777" w:rsidR="00CB65A4" w:rsidRPr="00A10995" w:rsidRDefault="00CB65A4" w:rsidP="00CB65A4">
      <w:pPr>
        <w:numPr>
          <w:ilvl w:val="1"/>
          <w:numId w:val="10"/>
        </w:numPr>
        <w:rPr>
          <w:sz w:val="22"/>
          <w:szCs w:val="22"/>
        </w:rPr>
      </w:pPr>
      <w:r w:rsidRPr="00A10995">
        <w:rPr>
          <w:sz w:val="22"/>
          <w:szCs w:val="22"/>
        </w:rPr>
        <w:t>Median: 126.1</w:t>
      </w:r>
    </w:p>
    <w:p w14:paraId="3D485921" w14:textId="77777777" w:rsidR="00CB65A4" w:rsidRPr="00A10995" w:rsidRDefault="00CB65A4" w:rsidP="00CB65A4">
      <w:pPr>
        <w:numPr>
          <w:ilvl w:val="1"/>
          <w:numId w:val="10"/>
        </w:numPr>
        <w:rPr>
          <w:sz w:val="22"/>
          <w:szCs w:val="22"/>
        </w:rPr>
      </w:pPr>
      <w:r w:rsidRPr="00A10995">
        <w:rPr>
          <w:sz w:val="22"/>
          <w:szCs w:val="22"/>
        </w:rPr>
        <w:t>Mean: 126.9</w:t>
      </w:r>
    </w:p>
    <w:p w14:paraId="1B901750" w14:textId="77777777" w:rsidR="00CB65A4" w:rsidRPr="00A10995" w:rsidRDefault="00CB65A4" w:rsidP="00CB65A4">
      <w:pPr>
        <w:numPr>
          <w:ilvl w:val="1"/>
          <w:numId w:val="10"/>
        </w:numPr>
        <w:rPr>
          <w:sz w:val="22"/>
          <w:szCs w:val="22"/>
        </w:rPr>
      </w:pPr>
      <w:r w:rsidRPr="00A10995">
        <w:rPr>
          <w:sz w:val="22"/>
          <w:szCs w:val="22"/>
        </w:rPr>
        <w:t>3rd Quartile: 134.0</w:t>
      </w:r>
    </w:p>
    <w:p w14:paraId="01DB271E" w14:textId="77777777" w:rsidR="00CB65A4" w:rsidRPr="00A10995" w:rsidRDefault="00CB65A4" w:rsidP="00CB65A4">
      <w:pPr>
        <w:numPr>
          <w:ilvl w:val="1"/>
          <w:numId w:val="10"/>
        </w:numPr>
        <w:rPr>
          <w:sz w:val="22"/>
          <w:szCs w:val="22"/>
        </w:rPr>
      </w:pPr>
      <w:r w:rsidRPr="00A10995">
        <w:rPr>
          <w:sz w:val="22"/>
          <w:szCs w:val="22"/>
        </w:rPr>
        <w:t>Max: 190.0</w:t>
      </w:r>
    </w:p>
    <w:p w14:paraId="4F784F36" w14:textId="77777777" w:rsidR="00CB65A4" w:rsidRPr="00A10995" w:rsidRDefault="00CB65A4" w:rsidP="00CB65A4">
      <w:pPr>
        <w:numPr>
          <w:ilvl w:val="0"/>
          <w:numId w:val="10"/>
        </w:numPr>
        <w:rPr>
          <w:sz w:val="22"/>
          <w:szCs w:val="22"/>
        </w:rPr>
      </w:pPr>
      <w:r w:rsidRPr="00A10995">
        <w:rPr>
          <w:b/>
          <w:bCs/>
          <w:sz w:val="22"/>
          <w:szCs w:val="22"/>
        </w:rPr>
        <w:t>Age.at.enrollment</w:t>
      </w:r>
      <w:r w:rsidRPr="00A10995">
        <w:rPr>
          <w:sz w:val="22"/>
          <w:szCs w:val="22"/>
        </w:rPr>
        <w:t>:</w:t>
      </w:r>
    </w:p>
    <w:p w14:paraId="5583B5FE" w14:textId="77777777" w:rsidR="00CB65A4" w:rsidRPr="00A10995" w:rsidRDefault="00CB65A4" w:rsidP="00CB65A4">
      <w:pPr>
        <w:numPr>
          <w:ilvl w:val="1"/>
          <w:numId w:val="10"/>
        </w:numPr>
        <w:rPr>
          <w:sz w:val="22"/>
          <w:szCs w:val="22"/>
        </w:rPr>
      </w:pPr>
      <w:r w:rsidRPr="00A10995">
        <w:rPr>
          <w:sz w:val="22"/>
          <w:szCs w:val="22"/>
        </w:rPr>
        <w:t>Min: 17</w:t>
      </w:r>
    </w:p>
    <w:p w14:paraId="38E9A6EB" w14:textId="77777777" w:rsidR="00CB65A4" w:rsidRPr="00A10995" w:rsidRDefault="00CB65A4" w:rsidP="00CB65A4">
      <w:pPr>
        <w:numPr>
          <w:ilvl w:val="1"/>
          <w:numId w:val="10"/>
        </w:numPr>
        <w:rPr>
          <w:sz w:val="22"/>
          <w:szCs w:val="22"/>
        </w:rPr>
      </w:pPr>
      <w:r w:rsidRPr="00A10995">
        <w:rPr>
          <w:sz w:val="22"/>
          <w:szCs w:val="22"/>
        </w:rPr>
        <w:t>1st Quartile: 19</w:t>
      </w:r>
    </w:p>
    <w:p w14:paraId="76B55072" w14:textId="77777777" w:rsidR="00CB65A4" w:rsidRPr="00A10995" w:rsidRDefault="00CB65A4" w:rsidP="00CB65A4">
      <w:pPr>
        <w:numPr>
          <w:ilvl w:val="1"/>
          <w:numId w:val="10"/>
        </w:numPr>
        <w:rPr>
          <w:sz w:val="22"/>
          <w:szCs w:val="22"/>
        </w:rPr>
      </w:pPr>
      <w:r w:rsidRPr="00A10995">
        <w:rPr>
          <w:sz w:val="22"/>
          <w:szCs w:val="22"/>
        </w:rPr>
        <w:t>Median: 20</w:t>
      </w:r>
    </w:p>
    <w:p w14:paraId="24DC25C5" w14:textId="77777777" w:rsidR="00CB65A4" w:rsidRPr="00A10995" w:rsidRDefault="00CB65A4" w:rsidP="00CB65A4">
      <w:pPr>
        <w:numPr>
          <w:ilvl w:val="1"/>
          <w:numId w:val="10"/>
        </w:numPr>
        <w:rPr>
          <w:sz w:val="22"/>
          <w:szCs w:val="22"/>
        </w:rPr>
      </w:pPr>
      <w:r w:rsidRPr="00A10995">
        <w:rPr>
          <w:sz w:val="22"/>
          <w:szCs w:val="22"/>
        </w:rPr>
        <w:t>Mean: 23.27</w:t>
      </w:r>
    </w:p>
    <w:p w14:paraId="2CA1AFE3" w14:textId="77777777" w:rsidR="00CB65A4" w:rsidRPr="00A10995" w:rsidRDefault="00CB65A4" w:rsidP="00CB65A4">
      <w:pPr>
        <w:numPr>
          <w:ilvl w:val="1"/>
          <w:numId w:val="10"/>
        </w:numPr>
        <w:rPr>
          <w:sz w:val="22"/>
          <w:szCs w:val="22"/>
        </w:rPr>
      </w:pPr>
      <w:r w:rsidRPr="00A10995">
        <w:rPr>
          <w:sz w:val="22"/>
          <w:szCs w:val="22"/>
        </w:rPr>
        <w:t>3rd Quartile: 25</w:t>
      </w:r>
    </w:p>
    <w:p w14:paraId="51E56F94" w14:textId="77777777" w:rsidR="00CB65A4" w:rsidRPr="00A10995" w:rsidRDefault="00CB65A4" w:rsidP="00CB65A4">
      <w:pPr>
        <w:numPr>
          <w:ilvl w:val="1"/>
          <w:numId w:val="10"/>
        </w:numPr>
        <w:rPr>
          <w:sz w:val="22"/>
          <w:szCs w:val="22"/>
        </w:rPr>
      </w:pPr>
      <w:r w:rsidRPr="00A10995">
        <w:rPr>
          <w:sz w:val="22"/>
          <w:szCs w:val="22"/>
        </w:rPr>
        <w:t>Max: 70</w:t>
      </w:r>
    </w:p>
    <w:p w14:paraId="69F671FB" w14:textId="77777777" w:rsidR="00CB65A4" w:rsidRPr="00A10995" w:rsidRDefault="00CB65A4" w:rsidP="00CB65A4">
      <w:pPr>
        <w:numPr>
          <w:ilvl w:val="0"/>
          <w:numId w:val="10"/>
        </w:numPr>
        <w:rPr>
          <w:sz w:val="22"/>
          <w:szCs w:val="22"/>
        </w:rPr>
      </w:pPr>
      <w:r w:rsidRPr="00A10995">
        <w:rPr>
          <w:b/>
          <w:bCs/>
          <w:sz w:val="22"/>
          <w:szCs w:val="22"/>
        </w:rPr>
        <w:t>Curricular.units.1st.sem..grade.</w:t>
      </w:r>
      <w:r w:rsidRPr="00A10995">
        <w:rPr>
          <w:sz w:val="22"/>
          <w:szCs w:val="22"/>
        </w:rPr>
        <w:t>:</w:t>
      </w:r>
    </w:p>
    <w:p w14:paraId="2E7F95A2" w14:textId="77777777" w:rsidR="00CB65A4" w:rsidRPr="00A10995" w:rsidRDefault="00CB65A4" w:rsidP="00CB65A4">
      <w:pPr>
        <w:numPr>
          <w:ilvl w:val="1"/>
          <w:numId w:val="10"/>
        </w:numPr>
        <w:rPr>
          <w:sz w:val="22"/>
          <w:szCs w:val="22"/>
        </w:rPr>
      </w:pPr>
      <w:r w:rsidRPr="00A10995">
        <w:rPr>
          <w:sz w:val="22"/>
          <w:szCs w:val="22"/>
        </w:rPr>
        <w:t>Min: 0.0</w:t>
      </w:r>
    </w:p>
    <w:p w14:paraId="6F9C2D75" w14:textId="77777777" w:rsidR="00CB65A4" w:rsidRPr="00A10995" w:rsidRDefault="00CB65A4" w:rsidP="00CB65A4">
      <w:pPr>
        <w:numPr>
          <w:ilvl w:val="1"/>
          <w:numId w:val="10"/>
        </w:numPr>
        <w:rPr>
          <w:sz w:val="22"/>
          <w:szCs w:val="22"/>
        </w:rPr>
      </w:pPr>
      <w:r w:rsidRPr="00A10995">
        <w:rPr>
          <w:sz w:val="22"/>
          <w:szCs w:val="22"/>
        </w:rPr>
        <w:t>1st Quartile: 11.0</w:t>
      </w:r>
    </w:p>
    <w:p w14:paraId="5588D7E4" w14:textId="77777777" w:rsidR="00CB65A4" w:rsidRPr="00A10995" w:rsidRDefault="00CB65A4" w:rsidP="00CB65A4">
      <w:pPr>
        <w:numPr>
          <w:ilvl w:val="1"/>
          <w:numId w:val="10"/>
        </w:numPr>
        <w:rPr>
          <w:sz w:val="22"/>
          <w:szCs w:val="22"/>
        </w:rPr>
      </w:pPr>
      <w:r w:rsidRPr="00A10995">
        <w:rPr>
          <w:sz w:val="22"/>
          <w:szCs w:val="22"/>
        </w:rPr>
        <w:t>Median: 12.7</w:t>
      </w:r>
    </w:p>
    <w:p w14:paraId="7DCF1F5D" w14:textId="77777777" w:rsidR="00CB65A4" w:rsidRPr="00A10995" w:rsidRDefault="00CB65A4" w:rsidP="00CB65A4">
      <w:pPr>
        <w:numPr>
          <w:ilvl w:val="1"/>
          <w:numId w:val="10"/>
        </w:numPr>
        <w:rPr>
          <w:sz w:val="22"/>
          <w:szCs w:val="22"/>
        </w:rPr>
      </w:pPr>
      <w:r w:rsidRPr="00A10995">
        <w:rPr>
          <w:sz w:val="22"/>
          <w:szCs w:val="22"/>
        </w:rPr>
        <w:t>Mean: 10.6</w:t>
      </w:r>
    </w:p>
    <w:p w14:paraId="0DF33550" w14:textId="77777777" w:rsidR="00CB65A4" w:rsidRPr="00A10995" w:rsidRDefault="00CB65A4" w:rsidP="00CB65A4">
      <w:pPr>
        <w:numPr>
          <w:ilvl w:val="1"/>
          <w:numId w:val="10"/>
        </w:numPr>
        <w:rPr>
          <w:sz w:val="22"/>
          <w:szCs w:val="22"/>
        </w:rPr>
      </w:pPr>
      <w:r w:rsidRPr="00A10995">
        <w:rPr>
          <w:sz w:val="22"/>
          <w:szCs w:val="22"/>
        </w:rPr>
        <w:t>3rd Quartile: 13.4</w:t>
      </w:r>
    </w:p>
    <w:p w14:paraId="465101B9" w14:textId="77777777" w:rsidR="00CB65A4" w:rsidRPr="00A10995" w:rsidRDefault="00CB65A4" w:rsidP="00CB65A4">
      <w:pPr>
        <w:numPr>
          <w:ilvl w:val="1"/>
          <w:numId w:val="10"/>
        </w:numPr>
        <w:rPr>
          <w:sz w:val="22"/>
          <w:szCs w:val="22"/>
        </w:rPr>
      </w:pPr>
      <w:r w:rsidRPr="00A10995">
        <w:rPr>
          <w:sz w:val="22"/>
          <w:szCs w:val="22"/>
        </w:rPr>
        <w:t>Max: 18.9</w:t>
      </w:r>
    </w:p>
    <w:p w14:paraId="2CBBF0DF" w14:textId="77777777" w:rsidR="00CB65A4" w:rsidRPr="00A10995" w:rsidRDefault="00CB65A4" w:rsidP="00CB65A4">
      <w:pPr>
        <w:numPr>
          <w:ilvl w:val="0"/>
          <w:numId w:val="10"/>
        </w:numPr>
        <w:rPr>
          <w:sz w:val="22"/>
          <w:szCs w:val="22"/>
        </w:rPr>
      </w:pPr>
      <w:r w:rsidRPr="00A10995">
        <w:rPr>
          <w:b/>
          <w:bCs/>
          <w:sz w:val="22"/>
          <w:szCs w:val="22"/>
        </w:rPr>
        <w:t>Scholarship.holder</w:t>
      </w:r>
      <w:r w:rsidRPr="00A10995">
        <w:rPr>
          <w:sz w:val="22"/>
          <w:szCs w:val="22"/>
        </w:rPr>
        <w:t>:</w:t>
      </w:r>
    </w:p>
    <w:p w14:paraId="41146C9C" w14:textId="77777777" w:rsidR="00CB65A4" w:rsidRPr="00A10995" w:rsidRDefault="00CB65A4" w:rsidP="00CB65A4">
      <w:pPr>
        <w:numPr>
          <w:ilvl w:val="1"/>
          <w:numId w:val="10"/>
        </w:numPr>
        <w:rPr>
          <w:sz w:val="22"/>
          <w:szCs w:val="22"/>
        </w:rPr>
      </w:pPr>
      <w:r w:rsidRPr="00A10995">
        <w:rPr>
          <w:sz w:val="22"/>
          <w:szCs w:val="22"/>
        </w:rPr>
        <w:t>Min: 0</w:t>
      </w:r>
    </w:p>
    <w:p w14:paraId="47976F18" w14:textId="77777777" w:rsidR="00CB65A4" w:rsidRPr="00A10995" w:rsidRDefault="00CB65A4" w:rsidP="00CB65A4">
      <w:pPr>
        <w:numPr>
          <w:ilvl w:val="1"/>
          <w:numId w:val="10"/>
        </w:numPr>
        <w:rPr>
          <w:sz w:val="22"/>
          <w:szCs w:val="22"/>
        </w:rPr>
      </w:pPr>
      <w:r w:rsidRPr="00A10995">
        <w:rPr>
          <w:sz w:val="22"/>
          <w:szCs w:val="22"/>
        </w:rPr>
        <w:t>1st Quartile: 0</w:t>
      </w:r>
    </w:p>
    <w:p w14:paraId="178DBE11" w14:textId="77777777" w:rsidR="00CB65A4" w:rsidRPr="00A10995" w:rsidRDefault="00CB65A4" w:rsidP="00CB65A4">
      <w:pPr>
        <w:numPr>
          <w:ilvl w:val="1"/>
          <w:numId w:val="10"/>
        </w:numPr>
        <w:rPr>
          <w:sz w:val="22"/>
          <w:szCs w:val="22"/>
        </w:rPr>
      </w:pPr>
      <w:r w:rsidRPr="00A10995">
        <w:rPr>
          <w:sz w:val="22"/>
          <w:szCs w:val="22"/>
        </w:rPr>
        <w:t>Median: 0</w:t>
      </w:r>
    </w:p>
    <w:p w14:paraId="33C15D8E" w14:textId="77777777" w:rsidR="00CB65A4" w:rsidRPr="00A10995" w:rsidRDefault="00CB65A4" w:rsidP="00CB65A4">
      <w:pPr>
        <w:numPr>
          <w:ilvl w:val="1"/>
          <w:numId w:val="10"/>
        </w:numPr>
        <w:rPr>
          <w:sz w:val="22"/>
          <w:szCs w:val="22"/>
        </w:rPr>
      </w:pPr>
      <w:r w:rsidRPr="00A10995">
        <w:rPr>
          <w:sz w:val="22"/>
          <w:szCs w:val="22"/>
        </w:rPr>
        <w:t>Mean: 0.25</w:t>
      </w:r>
    </w:p>
    <w:p w14:paraId="1C2EE016" w14:textId="77777777" w:rsidR="00CB65A4" w:rsidRPr="00A10995" w:rsidRDefault="00CB65A4" w:rsidP="00CB65A4">
      <w:pPr>
        <w:numPr>
          <w:ilvl w:val="1"/>
          <w:numId w:val="10"/>
        </w:numPr>
        <w:rPr>
          <w:sz w:val="22"/>
          <w:szCs w:val="22"/>
        </w:rPr>
      </w:pPr>
      <w:r w:rsidRPr="00A10995">
        <w:rPr>
          <w:sz w:val="22"/>
          <w:szCs w:val="22"/>
        </w:rPr>
        <w:t>3rd Quartile: 1</w:t>
      </w:r>
    </w:p>
    <w:p w14:paraId="4D577B1E" w14:textId="77777777" w:rsidR="00CB65A4" w:rsidRPr="00A10995" w:rsidRDefault="00CB65A4" w:rsidP="00CB65A4">
      <w:pPr>
        <w:numPr>
          <w:ilvl w:val="1"/>
          <w:numId w:val="10"/>
        </w:numPr>
        <w:rPr>
          <w:sz w:val="22"/>
          <w:szCs w:val="22"/>
        </w:rPr>
      </w:pPr>
      <w:r w:rsidRPr="00A10995">
        <w:rPr>
          <w:sz w:val="22"/>
          <w:szCs w:val="22"/>
        </w:rPr>
        <w:t>Max: 1</w:t>
      </w:r>
    </w:p>
    <w:p w14:paraId="301B008C" w14:textId="77777777" w:rsidR="00CB65A4" w:rsidRPr="00A10995" w:rsidRDefault="00CB65A4" w:rsidP="00CB65A4">
      <w:pPr>
        <w:rPr>
          <w:sz w:val="22"/>
          <w:szCs w:val="22"/>
        </w:rPr>
      </w:pPr>
      <w:r w:rsidRPr="00A10995">
        <w:rPr>
          <w:b/>
          <w:bCs/>
          <w:sz w:val="22"/>
          <w:szCs w:val="22"/>
        </w:rPr>
        <w:t>Explanation</w:t>
      </w:r>
      <w:r w:rsidRPr="00A10995">
        <w:rPr>
          <w:sz w:val="22"/>
          <w:szCs w:val="22"/>
        </w:rPr>
        <w:t>: These statistics reveal variable distributions. Admission.grade is right-skewed (mean 126.9, max 190.0), indicating a subset of high performers. Age.at.enrollment shows most students are young (median 20), with outliers up to 70. Scholarship.holder indicates 25% receive scholarships, a potential dropout risk factor.</w:t>
      </w:r>
    </w:p>
    <w:p w14:paraId="16F0BBC0" w14:textId="77777777" w:rsidR="00CB65A4" w:rsidRPr="00A10995" w:rsidRDefault="00CB65A4" w:rsidP="00CB65A4">
      <w:pPr>
        <w:rPr>
          <w:sz w:val="22"/>
          <w:szCs w:val="22"/>
        </w:rPr>
      </w:pPr>
      <w:r w:rsidRPr="00A10995">
        <w:rPr>
          <w:b/>
          <w:bCs/>
          <w:sz w:val="22"/>
          <w:szCs w:val="22"/>
        </w:rPr>
        <w:lastRenderedPageBreak/>
        <w:t>Importance</w:t>
      </w:r>
      <w:r w:rsidRPr="00A10995">
        <w:rPr>
          <w:sz w:val="22"/>
          <w:szCs w:val="22"/>
        </w:rPr>
        <w:t>: Summary statistics provide a baseline for feature selection, highlighting variables like Admission.grade and Scholarship.holder as predictors. They guide interventions by identifying risk factors (e.g., low grades).</w:t>
      </w:r>
    </w:p>
    <w:p w14:paraId="2C5F73C4" w14:textId="77777777" w:rsidR="00CB65A4" w:rsidRPr="00A10995" w:rsidRDefault="00CB65A4" w:rsidP="00CB65A4">
      <w:pPr>
        <w:rPr>
          <w:sz w:val="22"/>
          <w:szCs w:val="22"/>
        </w:rPr>
      </w:pPr>
      <w:r w:rsidRPr="00A10995">
        <w:rPr>
          <w:b/>
          <w:bCs/>
          <w:sz w:val="22"/>
          <w:szCs w:val="22"/>
        </w:rPr>
        <w:t>Utility</w:t>
      </w:r>
      <w:r w:rsidRPr="00A10995">
        <w:rPr>
          <w:sz w:val="22"/>
          <w:szCs w:val="22"/>
        </w:rPr>
        <w:t>: These outputs help institutions target students with low admission grades or no scholarships, supporting academic tutoring or financial aid to reduce dropout risks.</w:t>
      </w:r>
    </w:p>
    <w:p w14:paraId="64E8F6D3" w14:textId="77777777" w:rsidR="00CB65A4" w:rsidRPr="00A10995" w:rsidRDefault="00CB65A4" w:rsidP="00CB65A4">
      <w:pPr>
        <w:rPr>
          <w:b/>
          <w:bCs/>
          <w:sz w:val="22"/>
          <w:szCs w:val="22"/>
        </w:rPr>
      </w:pPr>
      <w:r w:rsidRPr="00A10995">
        <w:rPr>
          <w:b/>
          <w:bCs/>
          <w:sz w:val="22"/>
          <w:szCs w:val="22"/>
        </w:rPr>
        <w:t>Low-Variance Features</w:t>
      </w:r>
    </w:p>
    <w:p w14:paraId="5851E793" w14:textId="77777777" w:rsidR="00CB65A4" w:rsidRPr="00A10995" w:rsidRDefault="00CB65A4" w:rsidP="00CB65A4">
      <w:pPr>
        <w:rPr>
          <w:sz w:val="22"/>
          <w:szCs w:val="22"/>
        </w:rPr>
      </w:pPr>
      <w:r w:rsidRPr="00A10995">
        <w:rPr>
          <w:sz w:val="22"/>
          <w:szCs w:val="22"/>
        </w:rPr>
        <w:t>The script used nearZeroVar(data) to remove low-variance features:</w:t>
      </w:r>
    </w:p>
    <w:p w14:paraId="592DD3F5" w14:textId="77777777" w:rsidR="00CB65A4" w:rsidRPr="00A10995" w:rsidRDefault="00CB65A4" w:rsidP="00CB65A4">
      <w:pPr>
        <w:rPr>
          <w:sz w:val="22"/>
          <w:szCs w:val="22"/>
        </w:rPr>
      </w:pPr>
      <w:r w:rsidRPr="00A10995">
        <w:rPr>
          <w:b/>
          <w:bCs/>
          <w:sz w:val="22"/>
          <w:szCs w:val="22"/>
        </w:rPr>
        <w:t>Output: Low Variance Features</w:t>
      </w:r>
    </w:p>
    <w:p w14:paraId="4E294AE0" w14:textId="77777777" w:rsidR="00CB65A4" w:rsidRPr="00A10995" w:rsidRDefault="00CB65A4" w:rsidP="00CB65A4">
      <w:pPr>
        <w:numPr>
          <w:ilvl w:val="0"/>
          <w:numId w:val="11"/>
        </w:numPr>
        <w:rPr>
          <w:sz w:val="22"/>
          <w:szCs w:val="22"/>
        </w:rPr>
      </w:pPr>
      <w:r w:rsidRPr="00A10995">
        <w:rPr>
          <w:sz w:val="22"/>
          <w:szCs w:val="22"/>
        </w:rPr>
        <w:t>Removed: Nationality, Educational.special.needs, International, Curricular.units.1st.sem..credited, Curricular.units.2nd.sem..credited, Curricular.units.1st.sem..without.evaluations, Curricular.units.2nd.sem..without.evaluations (7 features).</w:t>
      </w:r>
    </w:p>
    <w:p w14:paraId="212A4A4B" w14:textId="77777777" w:rsidR="00CB65A4" w:rsidRPr="00A10995" w:rsidRDefault="00CB65A4" w:rsidP="00CB65A4">
      <w:pPr>
        <w:rPr>
          <w:sz w:val="22"/>
          <w:szCs w:val="22"/>
        </w:rPr>
      </w:pPr>
      <w:r w:rsidRPr="00A10995">
        <w:rPr>
          <w:b/>
          <w:bCs/>
          <w:sz w:val="22"/>
          <w:szCs w:val="22"/>
        </w:rPr>
        <w:t>Explanation</w:t>
      </w:r>
      <w:r w:rsidRPr="00A10995">
        <w:rPr>
          <w:sz w:val="22"/>
          <w:szCs w:val="22"/>
        </w:rPr>
        <w:t>: These features had near-zero variance, varying little across students (e.g., most had no special needs). Removal reduces model complexity and prevents overfitting.</w:t>
      </w:r>
    </w:p>
    <w:p w14:paraId="6E70EDB2" w14:textId="77777777" w:rsidR="00CB65A4" w:rsidRPr="00A10995" w:rsidRDefault="00CB65A4" w:rsidP="00CB65A4">
      <w:pPr>
        <w:rPr>
          <w:sz w:val="22"/>
          <w:szCs w:val="22"/>
        </w:rPr>
      </w:pPr>
      <w:r w:rsidRPr="00A10995">
        <w:rPr>
          <w:b/>
          <w:bCs/>
          <w:sz w:val="22"/>
          <w:szCs w:val="22"/>
        </w:rPr>
        <w:t>Importance</w:t>
      </w:r>
      <w:r w:rsidRPr="00A10995">
        <w:rPr>
          <w:sz w:val="22"/>
          <w:szCs w:val="22"/>
        </w:rPr>
        <w:t>: This output ensures models focus on meaningful predictors, improving accuracy in identifying dropout risks.</w:t>
      </w:r>
    </w:p>
    <w:p w14:paraId="7D5BA651" w14:textId="77777777" w:rsidR="00CB65A4" w:rsidRPr="00A10995" w:rsidRDefault="00CB65A4" w:rsidP="00CB65A4">
      <w:pPr>
        <w:rPr>
          <w:sz w:val="22"/>
          <w:szCs w:val="22"/>
        </w:rPr>
      </w:pPr>
      <w:r w:rsidRPr="00A10995">
        <w:rPr>
          <w:b/>
          <w:bCs/>
          <w:sz w:val="22"/>
          <w:szCs w:val="22"/>
        </w:rPr>
        <w:t>Utility</w:t>
      </w:r>
      <w:r w:rsidRPr="00A10995">
        <w:rPr>
          <w:sz w:val="22"/>
          <w:szCs w:val="22"/>
        </w:rPr>
        <w:t>: Streamlining the dataset enhances computational efficiency, enabling institutions to deploy models quickly for real-time dropout prediction.</w:t>
      </w:r>
    </w:p>
    <w:p w14:paraId="40087DEB" w14:textId="77777777" w:rsidR="00CB65A4" w:rsidRPr="00A10995" w:rsidRDefault="00CB65A4" w:rsidP="00CB65A4">
      <w:pPr>
        <w:rPr>
          <w:b/>
          <w:bCs/>
          <w:sz w:val="22"/>
          <w:szCs w:val="22"/>
        </w:rPr>
      </w:pPr>
      <w:r w:rsidRPr="00A10995">
        <w:rPr>
          <w:b/>
          <w:bCs/>
          <w:sz w:val="22"/>
          <w:szCs w:val="22"/>
        </w:rPr>
        <w:t>7.3 Model Training and Evaluation Outputs</w:t>
      </w:r>
    </w:p>
    <w:p w14:paraId="20D36A07" w14:textId="77777777" w:rsidR="00CB65A4" w:rsidRPr="00A10995" w:rsidRDefault="00CB65A4" w:rsidP="00CB65A4">
      <w:pPr>
        <w:rPr>
          <w:sz w:val="22"/>
          <w:szCs w:val="22"/>
        </w:rPr>
      </w:pPr>
      <w:r w:rsidRPr="00A10995">
        <w:rPr>
          <w:sz w:val="22"/>
          <w:szCs w:val="22"/>
        </w:rPr>
        <w:t>The dataset was split into 80% training and 20% testing sets using createDataPartition. Models were trained and evaluated using caret::confusionMatrix.</w:t>
      </w:r>
    </w:p>
    <w:p w14:paraId="19ECED5F" w14:textId="2D8C7511" w:rsidR="008A1DB8" w:rsidRPr="00A10995" w:rsidRDefault="00CB65A4" w:rsidP="00CB65A4">
      <w:pPr>
        <w:rPr>
          <w:b/>
          <w:bCs/>
          <w:sz w:val="22"/>
          <w:szCs w:val="22"/>
        </w:rPr>
      </w:pPr>
      <w:r w:rsidRPr="00A10995">
        <w:rPr>
          <w:b/>
          <w:bCs/>
          <w:sz w:val="22"/>
          <w:szCs w:val="22"/>
        </w:rPr>
        <w:t>Random Forest</w:t>
      </w:r>
      <w:r w:rsidR="008A1DB8" w:rsidRPr="00A10995">
        <w:rPr>
          <w:b/>
          <w:bCs/>
          <w:sz w:val="22"/>
          <w:szCs w:val="22"/>
        </w:rPr>
        <w:t>:</w:t>
      </w:r>
    </w:p>
    <w:p w14:paraId="613EBC78" w14:textId="17ABD13E" w:rsidR="008A1DB8" w:rsidRPr="00A10995" w:rsidRDefault="008A1DB8" w:rsidP="008A1DB8">
      <w:pPr>
        <w:rPr>
          <w:b/>
          <w:bCs/>
          <w:sz w:val="22"/>
          <w:szCs w:val="22"/>
        </w:rPr>
      </w:pPr>
      <w:r w:rsidRPr="00A10995">
        <w:rPr>
          <w:b/>
          <w:bCs/>
          <w:noProof/>
          <w:sz w:val="22"/>
          <w:szCs w:val="22"/>
        </w:rPr>
        <w:drawing>
          <wp:inline distT="0" distB="0" distL="0" distR="0" wp14:anchorId="58D79367" wp14:editId="3833929D">
            <wp:extent cx="3645336" cy="2222500"/>
            <wp:effectExtent l="0" t="0" r="0" b="6350"/>
            <wp:docPr id="2095732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2567" cy="2226909"/>
                    </a:xfrm>
                    <a:prstGeom prst="rect">
                      <a:avLst/>
                    </a:prstGeom>
                    <a:noFill/>
                    <a:ln>
                      <a:noFill/>
                    </a:ln>
                  </pic:spPr>
                </pic:pic>
              </a:graphicData>
            </a:graphic>
          </wp:inline>
        </w:drawing>
      </w:r>
    </w:p>
    <w:p w14:paraId="1D0DE121" w14:textId="77777777" w:rsidR="008A1DB8" w:rsidRPr="00A10995" w:rsidRDefault="008A1DB8" w:rsidP="00CB65A4">
      <w:pPr>
        <w:rPr>
          <w:b/>
          <w:bCs/>
          <w:sz w:val="22"/>
          <w:szCs w:val="22"/>
        </w:rPr>
      </w:pPr>
    </w:p>
    <w:p w14:paraId="6DFA06E3" w14:textId="77777777" w:rsidR="00CB65A4" w:rsidRPr="00A10995" w:rsidRDefault="00CB65A4" w:rsidP="00CB65A4">
      <w:pPr>
        <w:rPr>
          <w:sz w:val="22"/>
          <w:szCs w:val="22"/>
        </w:rPr>
      </w:pPr>
      <w:r w:rsidRPr="00A10995">
        <w:rPr>
          <w:b/>
          <w:bCs/>
          <w:sz w:val="22"/>
          <w:szCs w:val="22"/>
        </w:rPr>
        <w:t>Confusion Matrix</w:t>
      </w:r>
    </w:p>
    <w:p w14:paraId="2BE722DC" w14:textId="77777777" w:rsidR="00CB65A4" w:rsidRPr="00A10995" w:rsidRDefault="00CB65A4" w:rsidP="00CB65A4">
      <w:pPr>
        <w:rPr>
          <w:sz w:val="22"/>
          <w:szCs w:val="22"/>
        </w:rPr>
      </w:pPr>
      <w:r w:rsidRPr="00A10995">
        <w:rPr>
          <w:sz w:val="22"/>
          <w:szCs w:val="22"/>
        </w:rPr>
        <w:t xml:space="preserve">          Reference</w:t>
      </w:r>
    </w:p>
    <w:tbl>
      <w:tblPr>
        <w:tblStyle w:val="TableGrid"/>
        <w:tblpPr w:leftFromText="180" w:rightFromText="180" w:vertAnchor="text" w:horzAnchor="margin" w:tblpY="-819"/>
        <w:tblW w:w="0" w:type="auto"/>
        <w:tblLook w:val="04A0" w:firstRow="1" w:lastRow="0" w:firstColumn="1" w:lastColumn="0" w:noHBand="0" w:noVBand="1"/>
      </w:tblPr>
      <w:tblGrid>
        <w:gridCol w:w="1661"/>
        <w:gridCol w:w="1661"/>
        <w:gridCol w:w="1661"/>
        <w:gridCol w:w="1661"/>
      </w:tblGrid>
      <w:tr w:rsidR="00FB76EB" w14:paraId="6D26128B" w14:textId="77777777" w:rsidTr="00FB76EB">
        <w:trPr>
          <w:trHeight w:val="313"/>
        </w:trPr>
        <w:tc>
          <w:tcPr>
            <w:tcW w:w="1661" w:type="dxa"/>
          </w:tcPr>
          <w:p w14:paraId="5CA893EE" w14:textId="77777777" w:rsidR="00FB76EB" w:rsidRDefault="00FB76EB" w:rsidP="00FB76EB">
            <w:pPr>
              <w:rPr>
                <w:sz w:val="22"/>
                <w:szCs w:val="22"/>
              </w:rPr>
            </w:pPr>
            <w:r w:rsidRPr="00A10995">
              <w:rPr>
                <w:sz w:val="22"/>
                <w:szCs w:val="22"/>
              </w:rPr>
              <w:lastRenderedPageBreak/>
              <w:t>Prediction</w:t>
            </w:r>
          </w:p>
        </w:tc>
        <w:tc>
          <w:tcPr>
            <w:tcW w:w="1661" w:type="dxa"/>
          </w:tcPr>
          <w:p w14:paraId="4A3FF02C" w14:textId="77777777" w:rsidR="00FB76EB" w:rsidRDefault="00FB76EB" w:rsidP="00FB76EB">
            <w:pPr>
              <w:rPr>
                <w:sz w:val="22"/>
                <w:szCs w:val="22"/>
              </w:rPr>
            </w:pPr>
            <w:r w:rsidRPr="00A10995">
              <w:rPr>
                <w:sz w:val="22"/>
                <w:szCs w:val="22"/>
              </w:rPr>
              <w:t>Dropout</w:t>
            </w:r>
          </w:p>
        </w:tc>
        <w:tc>
          <w:tcPr>
            <w:tcW w:w="1661" w:type="dxa"/>
          </w:tcPr>
          <w:p w14:paraId="11ED923E" w14:textId="77777777" w:rsidR="00FB76EB" w:rsidRDefault="00FB76EB" w:rsidP="00FB76EB">
            <w:pPr>
              <w:rPr>
                <w:sz w:val="22"/>
                <w:szCs w:val="22"/>
              </w:rPr>
            </w:pPr>
            <w:r w:rsidRPr="00A10995">
              <w:rPr>
                <w:sz w:val="22"/>
                <w:szCs w:val="22"/>
              </w:rPr>
              <w:t>Enrolled</w:t>
            </w:r>
          </w:p>
        </w:tc>
        <w:tc>
          <w:tcPr>
            <w:tcW w:w="1661" w:type="dxa"/>
          </w:tcPr>
          <w:p w14:paraId="62100839" w14:textId="77777777" w:rsidR="00FB76EB" w:rsidRPr="00A10995" w:rsidRDefault="00FB76EB" w:rsidP="00FB76EB">
            <w:pPr>
              <w:rPr>
                <w:sz w:val="22"/>
                <w:szCs w:val="22"/>
              </w:rPr>
            </w:pPr>
            <w:r w:rsidRPr="00A10995">
              <w:rPr>
                <w:sz w:val="22"/>
                <w:szCs w:val="22"/>
              </w:rPr>
              <w:t>Graduate</w:t>
            </w:r>
          </w:p>
          <w:p w14:paraId="1C185949" w14:textId="77777777" w:rsidR="00FB76EB" w:rsidRPr="00A10995" w:rsidRDefault="00FB76EB" w:rsidP="00FB76EB">
            <w:pPr>
              <w:rPr>
                <w:sz w:val="22"/>
                <w:szCs w:val="22"/>
              </w:rPr>
            </w:pPr>
          </w:p>
        </w:tc>
      </w:tr>
      <w:tr w:rsidR="00FB76EB" w14:paraId="38975530" w14:textId="77777777" w:rsidTr="00FB76EB">
        <w:trPr>
          <w:trHeight w:val="313"/>
        </w:trPr>
        <w:tc>
          <w:tcPr>
            <w:tcW w:w="1661" w:type="dxa"/>
          </w:tcPr>
          <w:p w14:paraId="68A25435" w14:textId="77777777" w:rsidR="00FB76EB" w:rsidRDefault="00FB76EB" w:rsidP="00FB76EB">
            <w:pPr>
              <w:rPr>
                <w:sz w:val="22"/>
                <w:szCs w:val="22"/>
              </w:rPr>
            </w:pPr>
            <w:r w:rsidRPr="00A10995">
              <w:rPr>
                <w:sz w:val="22"/>
                <w:szCs w:val="22"/>
              </w:rPr>
              <w:t xml:space="preserve">  Dropout     </w:t>
            </w:r>
          </w:p>
        </w:tc>
        <w:tc>
          <w:tcPr>
            <w:tcW w:w="1661" w:type="dxa"/>
          </w:tcPr>
          <w:p w14:paraId="36855CE1" w14:textId="77777777" w:rsidR="00FB76EB" w:rsidRDefault="00FB76EB" w:rsidP="00FB76EB">
            <w:pPr>
              <w:rPr>
                <w:sz w:val="22"/>
                <w:szCs w:val="22"/>
              </w:rPr>
            </w:pPr>
            <w:r w:rsidRPr="00A10995">
              <w:rPr>
                <w:sz w:val="22"/>
                <w:szCs w:val="22"/>
              </w:rPr>
              <w:t>225</w:t>
            </w:r>
          </w:p>
        </w:tc>
        <w:tc>
          <w:tcPr>
            <w:tcW w:w="1661" w:type="dxa"/>
          </w:tcPr>
          <w:p w14:paraId="35490598" w14:textId="77777777" w:rsidR="00FB76EB" w:rsidRDefault="00FB76EB" w:rsidP="00FB76EB">
            <w:pPr>
              <w:rPr>
                <w:sz w:val="22"/>
                <w:szCs w:val="22"/>
              </w:rPr>
            </w:pPr>
            <w:r w:rsidRPr="00A10995">
              <w:rPr>
                <w:sz w:val="22"/>
                <w:szCs w:val="22"/>
              </w:rPr>
              <w:t>37</w:t>
            </w:r>
          </w:p>
        </w:tc>
        <w:tc>
          <w:tcPr>
            <w:tcW w:w="1661" w:type="dxa"/>
          </w:tcPr>
          <w:p w14:paraId="4D687A99" w14:textId="77777777" w:rsidR="00FB76EB" w:rsidRPr="00A10995" w:rsidRDefault="00FB76EB" w:rsidP="00FB76EB">
            <w:pPr>
              <w:rPr>
                <w:sz w:val="22"/>
                <w:szCs w:val="22"/>
              </w:rPr>
            </w:pPr>
            <w:r w:rsidRPr="00A10995">
              <w:rPr>
                <w:sz w:val="22"/>
                <w:szCs w:val="22"/>
              </w:rPr>
              <w:t>13</w:t>
            </w:r>
          </w:p>
          <w:p w14:paraId="3C342C61" w14:textId="77777777" w:rsidR="00FB76EB" w:rsidRDefault="00FB76EB" w:rsidP="00FB76EB">
            <w:pPr>
              <w:rPr>
                <w:sz w:val="22"/>
                <w:szCs w:val="22"/>
              </w:rPr>
            </w:pPr>
          </w:p>
        </w:tc>
      </w:tr>
      <w:tr w:rsidR="00FB76EB" w14:paraId="0E8C7CD0" w14:textId="77777777" w:rsidTr="00FB76EB">
        <w:trPr>
          <w:trHeight w:val="313"/>
        </w:trPr>
        <w:tc>
          <w:tcPr>
            <w:tcW w:w="1661" w:type="dxa"/>
          </w:tcPr>
          <w:p w14:paraId="20ABE503" w14:textId="77777777" w:rsidR="00FB76EB" w:rsidRDefault="00FB76EB" w:rsidP="00FB76EB">
            <w:pPr>
              <w:rPr>
                <w:sz w:val="22"/>
                <w:szCs w:val="22"/>
              </w:rPr>
            </w:pPr>
            <w:r w:rsidRPr="00A10995">
              <w:rPr>
                <w:sz w:val="22"/>
                <w:szCs w:val="22"/>
              </w:rPr>
              <w:t xml:space="preserve">  Enrolled</w:t>
            </w:r>
          </w:p>
        </w:tc>
        <w:tc>
          <w:tcPr>
            <w:tcW w:w="1661" w:type="dxa"/>
          </w:tcPr>
          <w:p w14:paraId="7D7D5E02" w14:textId="77777777" w:rsidR="00FB76EB" w:rsidRDefault="00FB76EB" w:rsidP="00FB76EB">
            <w:pPr>
              <w:rPr>
                <w:sz w:val="22"/>
                <w:szCs w:val="22"/>
              </w:rPr>
            </w:pPr>
            <w:r w:rsidRPr="00A10995">
              <w:rPr>
                <w:sz w:val="22"/>
                <w:szCs w:val="22"/>
              </w:rPr>
              <w:t>20</w:t>
            </w:r>
          </w:p>
        </w:tc>
        <w:tc>
          <w:tcPr>
            <w:tcW w:w="1661" w:type="dxa"/>
          </w:tcPr>
          <w:p w14:paraId="4D8C5C3A" w14:textId="77777777" w:rsidR="00FB76EB" w:rsidRDefault="00FB76EB" w:rsidP="00FB76EB">
            <w:pPr>
              <w:rPr>
                <w:sz w:val="22"/>
                <w:szCs w:val="22"/>
              </w:rPr>
            </w:pPr>
            <w:r w:rsidRPr="00A10995">
              <w:rPr>
                <w:sz w:val="22"/>
                <w:szCs w:val="22"/>
              </w:rPr>
              <w:t xml:space="preserve">56  </w:t>
            </w:r>
          </w:p>
        </w:tc>
        <w:tc>
          <w:tcPr>
            <w:tcW w:w="1661" w:type="dxa"/>
          </w:tcPr>
          <w:p w14:paraId="1CBAED52" w14:textId="77777777" w:rsidR="00FB76EB" w:rsidRPr="00A10995" w:rsidRDefault="00FB76EB" w:rsidP="00FB76EB">
            <w:pPr>
              <w:rPr>
                <w:sz w:val="22"/>
                <w:szCs w:val="22"/>
              </w:rPr>
            </w:pPr>
            <w:r w:rsidRPr="00A10995">
              <w:rPr>
                <w:sz w:val="22"/>
                <w:szCs w:val="22"/>
              </w:rPr>
              <w:t>23</w:t>
            </w:r>
          </w:p>
          <w:p w14:paraId="4A2F2ADF" w14:textId="77777777" w:rsidR="00FB76EB" w:rsidRDefault="00FB76EB" w:rsidP="00FB76EB">
            <w:pPr>
              <w:rPr>
                <w:sz w:val="22"/>
                <w:szCs w:val="22"/>
              </w:rPr>
            </w:pPr>
          </w:p>
        </w:tc>
      </w:tr>
      <w:tr w:rsidR="00FB76EB" w14:paraId="1F82BED7" w14:textId="77777777" w:rsidTr="00FB76EB">
        <w:trPr>
          <w:trHeight w:val="302"/>
        </w:trPr>
        <w:tc>
          <w:tcPr>
            <w:tcW w:w="1661" w:type="dxa"/>
          </w:tcPr>
          <w:p w14:paraId="3E9CFC32" w14:textId="77777777" w:rsidR="00FB76EB" w:rsidRDefault="00FB76EB" w:rsidP="00FB76EB">
            <w:pPr>
              <w:rPr>
                <w:sz w:val="22"/>
                <w:szCs w:val="22"/>
              </w:rPr>
            </w:pPr>
            <w:r w:rsidRPr="00A10995">
              <w:rPr>
                <w:sz w:val="22"/>
                <w:szCs w:val="22"/>
              </w:rPr>
              <w:t xml:space="preserve">  Enrolled</w:t>
            </w:r>
          </w:p>
        </w:tc>
        <w:tc>
          <w:tcPr>
            <w:tcW w:w="1661" w:type="dxa"/>
          </w:tcPr>
          <w:p w14:paraId="2783F2B1" w14:textId="77777777" w:rsidR="00FB76EB" w:rsidRDefault="00FB76EB" w:rsidP="00FB76EB">
            <w:pPr>
              <w:rPr>
                <w:sz w:val="22"/>
                <w:szCs w:val="22"/>
              </w:rPr>
            </w:pPr>
            <w:r w:rsidRPr="00A10995">
              <w:rPr>
                <w:sz w:val="22"/>
                <w:szCs w:val="22"/>
              </w:rPr>
              <w:t>39</w:t>
            </w:r>
          </w:p>
        </w:tc>
        <w:tc>
          <w:tcPr>
            <w:tcW w:w="1661" w:type="dxa"/>
          </w:tcPr>
          <w:p w14:paraId="0C0232B1" w14:textId="77777777" w:rsidR="00FB76EB" w:rsidRDefault="00FB76EB" w:rsidP="00FB76EB">
            <w:pPr>
              <w:rPr>
                <w:sz w:val="22"/>
                <w:szCs w:val="22"/>
              </w:rPr>
            </w:pPr>
            <w:r w:rsidRPr="00A10995">
              <w:rPr>
                <w:sz w:val="22"/>
                <w:szCs w:val="22"/>
              </w:rPr>
              <w:t>55</w:t>
            </w:r>
          </w:p>
        </w:tc>
        <w:tc>
          <w:tcPr>
            <w:tcW w:w="1661" w:type="dxa"/>
          </w:tcPr>
          <w:p w14:paraId="4B5F613B" w14:textId="77777777" w:rsidR="00FB76EB" w:rsidRPr="00A10995" w:rsidRDefault="00FB76EB" w:rsidP="00FB76EB">
            <w:pPr>
              <w:rPr>
                <w:sz w:val="22"/>
                <w:szCs w:val="22"/>
              </w:rPr>
            </w:pPr>
            <w:r w:rsidRPr="00A10995">
              <w:rPr>
                <w:sz w:val="22"/>
                <w:szCs w:val="22"/>
              </w:rPr>
              <w:t>417</w:t>
            </w:r>
          </w:p>
          <w:p w14:paraId="2521DF5D" w14:textId="77777777" w:rsidR="00FB76EB" w:rsidRDefault="00FB76EB" w:rsidP="00FB76EB">
            <w:pPr>
              <w:rPr>
                <w:sz w:val="22"/>
                <w:szCs w:val="22"/>
              </w:rPr>
            </w:pPr>
          </w:p>
        </w:tc>
      </w:tr>
    </w:tbl>
    <w:p w14:paraId="79341881" w14:textId="77777777" w:rsidR="00FB76EB" w:rsidRDefault="00FB76EB" w:rsidP="00CB65A4">
      <w:pPr>
        <w:rPr>
          <w:b/>
          <w:bCs/>
          <w:sz w:val="22"/>
          <w:szCs w:val="22"/>
        </w:rPr>
      </w:pPr>
    </w:p>
    <w:p w14:paraId="46A13E3D" w14:textId="77777777" w:rsidR="00FB76EB" w:rsidRDefault="00FB76EB" w:rsidP="00CB65A4">
      <w:pPr>
        <w:rPr>
          <w:b/>
          <w:bCs/>
          <w:sz w:val="22"/>
          <w:szCs w:val="22"/>
        </w:rPr>
      </w:pPr>
    </w:p>
    <w:p w14:paraId="761DF12E" w14:textId="77777777" w:rsidR="00FB76EB" w:rsidRDefault="00FB76EB" w:rsidP="00CB65A4">
      <w:pPr>
        <w:rPr>
          <w:b/>
          <w:bCs/>
          <w:sz w:val="22"/>
          <w:szCs w:val="22"/>
        </w:rPr>
      </w:pPr>
    </w:p>
    <w:p w14:paraId="6B61F921" w14:textId="77777777" w:rsidR="00FB76EB" w:rsidRDefault="00FB76EB" w:rsidP="00CB65A4">
      <w:pPr>
        <w:rPr>
          <w:b/>
          <w:bCs/>
          <w:sz w:val="22"/>
          <w:szCs w:val="22"/>
        </w:rPr>
      </w:pPr>
    </w:p>
    <w:p w14:paraId="1FC5AE89" w14:textId="6514D5FB" w:rsidR="00C30558" w:rsidRPr="00A10995" w:rsidRDefault="00CB65A4" w:rsidP="00CB65A4">
      <w:pPr>
        <w:rPr>
          <w:sz w:val="22"/>
          <w:szCs w:val="22"/>
        </w:rPr>
      </w:pPr>
      <w:r w:rsidRPr="00A10995">
        <w:rPr>
          <w:b/>
          <w:bCs/>
          <w:sz w:val="22"/>
          <w:szCs w:val="22"/>
        </w:rPr>
        <w:t>Overall Statistics</w:t>
      </w:r>
      <w:r w:rsidRPr="00A10995">
        <w:rPr>
          <w:sz w:val="22"/>
          <w:szCs w:val="22"/>
        </w:rPr>
        <w:t>:</w:t>
      </w:r>
    </w:p>
    <w:p w14:paraId="7A8C4C0D" w14:textId="3980DDB1" w:rsidR="00CB65A4" w:rsidRPr="00A10995" w:rsidRDefault="00CB65A4" w:rsidP="00CB65A4">
      <w:pPr>
        <w:rPr>
          <w:sz w:val="22"/>
          <w:szCs w:val="22"/>
        </w:rPr>
      </w:pPr>
    </w:p>
    <w:p w14:paraId="734E8A5A" w14:textId="77777777" w:rsidR="00CB65A4" w:rsidRPr="00A10995" w:rsidRDefault="00CB65A4" w:rsidP="00CB65A4">
      <w:pPr>
        <w:numPr>
          <w:ilvl w:val="0"/>
          <w:numId w:val="12"/>
        </w:numPr>
        <w:rPr>
          <w:sz w:val="22"/>
          <w:szCs w:val="22"/>
        </w:rPr>
      </w:pPr>
      <w:r w:rsidRPr="00A10995">
        <w:rPr>
          <w:sz w:val="22"/>
          <w:szCs w:val="22"/>
        </w:rPr>
        <w:t>Accuracy: 78.87%</w:t>
      </w:r>
    </w:p>
    <w:p w14:paraId="271E93CF" w14:textId="77777777" w:rsidR="00CB65A4" w:rsidRPr="00A10995" w:rsidRDefault="00CB65A4" w:rsidP="00CB65A4">
      <w:pPr>
        <w:numPr>
          <w:ilvl w:val="0"/>
          <w:numId w:val="12"/>
        </w:numPr>
        <w:rPr>
          <w:sz w:val="22"/>
          <w:szCs w:val="22"/>
        </w:rPr>
      </w:pPr>
      <w:r w:rsidRPr="00A10995">
        <w:rPr>
          <w:sz w:val="22"/>
          <w:szCs w:val="22"/>
        </w:rPr>
        <w:t>95% CI: (76.03%, 81.52%)</w:t>
      </w:r>
    </w:p>
    <w:p w14:paraId="5B194271" w14:textId="77777777" w:rsidR="00CB65A4" w:rsidRPr="00A10995" w:rsidRDefault="00CB65A4" w:rsidP="00CB65A4">
      <w:pPr>
        <w:numPr>
          <w:ilvl w:val="0"/>
          <w:numId w:val="12"/>
        </w:numPr>
        <w:rPr>
          <w:sz w:val="22"/>
          <w:szCs w:val="22"/>
        </w:rPr>
      </w:pPr>
      <w:r w:rsidRPr="00A10995">
        <w:rPr>
          <w:sz w:val="22"/>
          <w:szCs w:val="22"/>
        </w:rPr>
        <w:t>Kappa: 0.6394</w:t>
      </w:r>
    </w:p>
    <w:p w14:paraId="7316C582" w14:textId="77777777" w:rsidR="00CB65A4" w:rsidRPr="00A10995" w:rsidRDefault="00CB65A4" w:rsidP="00CB65A4">
      <w:pPr>
        <w:numPr>
          <w:ilvl w:val="0"/>
          <w:numId w:val="12"/>
        </w:numPr>
        <w:rPr>
          <w:sz w:val="22"/>
          <w:szCs w:val="22"/>
        </w:rPr>
      </w:pPr>
      <w:r w:rsidRPr="00A10995">
        <w:rPr>
          <w:sz w:val="22"/>
          <w:szCs w:val="22"/>
        </w:rPr>
        <w:t>P-Value [Acc &gt; NIR]: &lt; 2.2e-16</w:t>
      </w:r>
    </w:p>
    <w:p w14:paraId="4BA411F9" w14:textId="77777777" w:rsidR="00CB65A4" w:rsidRPr="00A10995" w:rsidRDefault="00CB65A4" w:rsidP="00CB65A4">
      <w:pPr>
        <w:rPr>
          <w:sz w:val="22"/>
          <w:szCs w:val="22"/>
        </w:rPr>
      </w:pPr>
      <w:r w:rsidRPr="00A10995">
        <w:rPr>
          <w:b/>
          <w:bCs/>
          <w:sz w:val="22"/>
          <w:szCs w:val="22"/>
        </w:rPr>
        <w:t>Explanation</w:t>
      </w:r>
      <w:r w:rsidRPr="00A10995">
        <w:rPr>
          <w:sz w:val="22"/>
          <w:szCs w:val="22"/>
        </w:rPr>
        <w:t>: The model correctly predicted 225 Dropouts, 56 Enrolled, and 417 Graduates. It performed well on Graduate (precision ~81.60%, recall ~92.05%) but struggled with Enrolled (precision ~56.57%, recall ~37.84%), indicating class overlap.</w:t>
      </w:r>
    </w:p>
    <w:p w14:paraId="70526023" w14:textId="77777777" w:rsidR="00CB65A4" w:rsidRPr="00A10995" w:rsidRDefault="00CB65A4" w:rsidP="00CB65A4">
      <w:pPr>
        <w:rPr>
          <w:sz w:val="22"/>
          <w:szCs w:val="22"/>
        </w:rPr>
      </w:pPr>
      <w:r w:rsidRPr="00A10995">
        <w:rPr>
          <w:b/>
          <w:bCs/>
          <w:sz w:val="22"/>
          <w:szCs w:val="22"/>
        </w:rPr>
        <w:t>Importance</w:t>
      </w:r>
      <w:r w:rsidRPr="00A10995">
        <w:rPr>
          <w:sz w:val="22"/>
          <w:szCs w:val="22"/>
        </w:rPr>
        <w:t>: The confusion matrix quantifies prediction errors, critical for dropout prediction. High Graduate accuracy ensures reliable success identification, while Enrolled errors suggest areas for improvement.</w:t>
      </w:r>
    </w:p>
    <w:p w14:paraId="233F0106" w14:textId="77777777" w:rsidR="00CB65A4" w:rsidRPr="00A10995" w:rsidRDefault="00CB65A4" w:rsidP="00CB65A4">
      <w:pPr>
        <w:rPr>
          <w:sz w:val="22"/>
          <w:szCs w:val="22"/>
        </w:rPr>
      </w:pPr>
      <w:r w:rsidRPr="00A10995">
        <w:rPr>
          <w:b/>
          <w:bCs/>
          <w:sz w:val="22"/>
          <w:szCs w:val="22"/>
        </w:rPr>
        <w:t>Utility</w:t>
      </w:r>
      <w:r w:rsidRPr="00A10995">
        <w:rPr>
          <w:sz w:val="22"/>
          <w:szCs w:val="22"/>
        </w:rPr>
        <w:t>: This output helps institutions prioritize interventions for students predicted as Dropouts, ensuring resources are allocated to those most at risk.</w:t>
      </w:r>
    </w:p>
    <w:p w14:paraId="431702A5" w14:textId="77777777" w:rsidR="00CB65A4" w:rsidRPr="00A10995" w:rsidRDefault="00CB65A4" w:rsidP="00CB65A4">
      <w:pPr>
        <w:rPr>
          <w:b/>
          <w:bCs/>
          <w:sz w:val="22"/>
          <w:szCs w:val="22"/>
        </w:rPr>
      </w:pPr>
      <w:r w:rsidRPr="00A10995">
        <w:rPr>
          <w:b/>
          <w:bCs/>
          <w:sz w:val="22"/>
          <w:szCs w:val="22"/>
        </w:rPr>
        <w:t>SVM</w:t>
      </w:r>
    </w:p>
    <w:p w14:paraId="3A306029" w14:textId="1759CAA5" w:rsidR="008A1DB8" w:rsidRPr="00A10995" w:rsidRDefault="008A1DB8" w:rsidP="008A1DB8">
      <w:pPr>
        <w:rPr>
          <w:b/>
          <w:bCs/>
          <w:sz w:val="22"/>
          <w:szCs w:val="22"/>
        </w:rPr>
      </w:pPr>
      <w:r w:rsidRPr="00A10995">
        <w:rPr>
          <w:b/>
          <w:bCs/>
          <w:noProof/>
          <w:sz w:val="22"/>
          <w:szCs w:val="22"/>
        </w:rPr>
        <w:drawing>
          <wp:inline distT="0" distB="0" distL="0" distR="0" wp14:anchorId="746DFA83" wp14:editId="545EDC7D">
            <wp:extent cx="4072361" cy="2482850"/>
            <wp:effectExtent l="0" t="0" r="4445" b="0"/>
            <wp:docPr id="1984546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5293" cy="2490735"/>
                    </a:xfrm>
                    <a:prstGeom prst="rect">
                      <a:avLst/>
                    </a:prstGeom>
                    <a:noFill/>
                    <a:ln>
                      <a:noFill/>
                    </a:ln>
                  </pic:spPr>
                </pic:pic>
              </a:graphicData>
            </a:graphic>
          </wp:inline>
        </w:drawing>
      </w:r>
    </w:p>
    <w:p w14:paraId="23FD751E" w14:textId="77777777" w:rsidR="008A1DB8" w:rsidRPr="00A10995" w:rsidRDefault="008A1DB8" w:rsidP="00CB65A4">
      <w:pPr>
        <w:rPr>
          <w:b/>
          <w:bCs/>
          <w:sz w:val="22"/>
          <w:szCs w:val="22"/>
        </w:rPr>
      </w:pPr>
    </w:p>
    <w:p w14:paraId="64CD4802" w14:textId="77777777" w:rsidR="00CB65A4" w:rsidRPr="00A10995" w:rsidRDefault="00CB65A4" w:rsidP="00CB65A4">
      <w:pPr>
        <w:rPr>
          <w:sz w:val="22"/>
          <w:szCs w:val="22"/>
        </w:rPr>
      </w:pPr>
      <w:r w:rsidRPr="00A10995">
        <w:rPr>
          <w:b/>
          <w:bCs/>
          <w:sz w:val="22"/>
          <w:szCs w:val="22"/>
        </w:rPr>
        <w:t>Confusion Matrix</w:t>
      </w:r>
    </w:p>
    <w:p w14:paraId="32506D4A" w14:textId="77777777" w:rsidR="00CB65A4" w:rsidRPr="00A10995" w:rsidRDefault="00CB65A4" w:rsidP="00CB65A4">
      <w:pPr>
        <w:rPr>
          <w:sz w:val="22"/>
          <w:szCs w:val="22"/>
        </w:rPr>
      </w:pPr>
      <w:r w:rsidRPr="00A10995">
        <w:rPr>
          <w:sz w:val="22"/>
          <w:szCs w:val="22"/>
        </w:rPr>
        <w:t xml:space="preserve">          Reference</w:t>
      </w:r>
    </w:p>
    <w:p w14:paraId="527D6D53" w14:textId="77777777" w:rsidR="00CB65A4" w:rsidRPr="00276187" w:rsidRDefault="00CB65A4" w:rsidP="00276187">
      <w:pPr>
        <w:rPr>
          <w:sz w:val="22"/>
          <w:szCs w:val="22"/>
        </w:rPr>
      </w:pPr>
      <w:r w:rsidRPr="00276187">
        <w:rPr>
          <w:sz w:val="22"/>
          <w:szCs w:val="22"/>
        </w:rPr>
        <w:t>Prediction Dropout Enrolled Graduate</w:t>
      </w:r>
    </w:p>
    <w:tbl>
      <w:tblPr>
        <w:tblStyle w:val="TableGrid"/>
        <w:tblpPr w:leftFromText="180" w:rightFromText="180" w:vertAnchor="text" w:horzAnchor="margin" w:tblpY="-819"/>
        <w:tblW w:w="0" w:type="auto"/>
        <w:tblLook w:val="04A0" w:firstRow="1" w:lastRow="0" w:firstColumn="1" w:lastColumn="0" w:noHBand="0" w:noVBand="1"/>
      </w:tblPr>
      <w:tblGrid>
        <w:gridCol w:w="1490"/>
        <w:gridCol w:w="1490"/>
        <w:gridCol w:w="1490"/>
        <w:gridCol w:w="1490"/>
      </w:tblGrid>
      <w:tr w:rsidR="00D379D4" w14:paraId="62E94FE2" w14:textId="77777777" w:rsidTr="00931EB1">
        <w:trPr>
          <w:trHeight w:val="281"/>
        </w:trPr>
        <w:tc>
          <w:tcPr>
            <w:tcW w:w="1490" w:type="dxa"/>
          </w:tcPr>
          <w:p w14:paraId="310C7BA9" w14:textId="77777777" w:rsidR="00D379D4" w:rsidRDefault="00D379D4" w:rsidP="00E155B1">
            <w:pPr>
              <w:rPr>
                <w:sz w:val="22"/>
                <w:szCs w:val="22"/>
              </w:rPr>
            </w:pPr>
            <w:r w:rsidRPr="00A10995">
              <w:rPr>
                <w:sz w:val="22"/>
                <w:szCs w:val="22"/>
              </w:rPr>
              <w:lastRenderedPageBreak/>
              <w:t>Prediction</w:t>
            </w:r>
          </w:p>
        </w:tc>
        <w:tc>
          <w:tcPr>
            <w:tcW w:w="1490" w:type="dxa"/>
          </w:tcPr>
          <w:p w14:paraId="46F0DB42" w14:textId="77777777" w:rsidR="00D379D4" w:rsidRDefault="00D379D4" w:rsidP="00E155B1">
            <w:pPr>
              <w:rPr>
                <w:sz w:val="22"/>
                <w:szCs w:val="22"/>
              </w:rPr>
            </w:pPr>
            <w:r w:rsidRPr="00A10995">
              <w:rPr>
                <w:sz w:val="22"/>
                <w:szCs w:val="22"/>
              </w:rPr>
              <w:t>Dropout</w:t>
            </w:r>
          </w:p>
        </w:tc>
        <w:tc>
          <w:tcPr>
            <w:tcW w:w="1490" w:type="dxa"/>
          </w:tcPr>
          <w:p w14:paraId="21185D27" w14:textId="77777777" w:rsidR="00D379D4" w:rsidRDefault="00D379D4" w:rsidP="00E155B1">
            <w:pPr>
              <w:rPr>
                <w:sz w:val="22"/>
                <w:szCs w:val="22"/>
              </w:rPr>
            </w:pPr>
            <w:r w:rsidRPr="00A10995">
              <w:rPr>
                <w:sz w:val="22"/>
                <w:szCs w:val="22"/>
              </w:rPr>
              <w:t>Enrolled</w:t>
            </w:r>
          </w:p>
        </w:tc>
        <w:tc>
          <w:tcPr>
            <w:tcW w:w="1490" w:type="dxa"/>
          </w:tcPr>
          <w:p w14:paraId="3EBA6368" w14:textId="77777777" w:rsidR="00D379D4" w:rsidRPr="00A10995" w:rsidRDefault="00D379D4" w:rsidP="00E155B1">
            <w:pPr>
              <w:rPr>
                <w:sz w:val="22"/>
                <w:szCs w:val="22"/>
              </w:rPr>
            </w:pPr>
            <w:r w:rsidRPr="00A10995">
              <w:rPr>
                <w:sz w:val="22"/>
                <w:szCs w:val="22"/>
              </w:rPr>
              <w:t>Graduate</w:t>
            </w:r>
          </w:p>
          <w:p w14:paraId="0F845624" w14:textId="77777777" w:rsidR="00D379D4" w:rsidRPr="00A10995" w:rsidRDefault="00D379D4" w:rsidP="00E155B1">
            <w:pPr>
              <w:rPr>
                <w:sz w:val="22"/>
                <w:szCs w:val="22"/>
              </w:rPr>
            </w:pPr>
          </w:p>
        </w:tc>
      </w:tr>
      <w:tr w:rsidR="00D379D4" w14:paraId="407F0E5E" w14:textId="77777777" w:rsidTr="00931EB1">
        <w:trPr>
          <w:trHeight w:val="281"/>
        </w:trPr>
        <w:tc>
          <w:tcPr>
            <w:tcW w:w="1490" w:type="dxa"/>
          </w:tcPr>
          <w:p w14:paraId="2BAA82C5" w14:textId="77777777" w:rsidR="00D379D4" w:rsidRDefault="00D379D4" w:rsidP="00E155B1">
            <w:pPr>
              <w:rPr>
                <w:sz w:val="22"/>
                <w:szCs w:val="22"/>
              </w:rPr>
            </w:pPr>
            <w:r w:rsidRPr="00A10995">
              <w:rPr>
                <w:sz w:val="22"/>
                <w:szCs w:val="22"/>
              </w:rPr>
              <w:t xml:space="preserve">  Dropout     </w:t>
            </w:r>
          </w:p>
        </w:tc>
        <w:tc>
          <w:tcPr>
            <w:tcW w:w="1490" w:type="dxa"/>
          </w:tcPr>
          <w:p w14:paraId="47678819" w14:textId="6AD924F4" w:rsidR="00D379D4" w:rsidRDefault="00D379D4" w:rsidP="00E155B1">
            <w:pPr>
              <w:rPr>
                <w:sz w:val="22"/>
                <w:szCs w:val="22"/>
              </w:rPr>
            </w:pPr>
            <w:r w:rsidRPr="00A10995">
              <w:rPr>
                <w:sz w:val="22"/>
                <w:szCs w:val="22"/>
              </w:rPr>
              <w:t>2</w:t>
            </w:r>
            <w:r>
              <w:rPr>
                <w:sz w:val="22"/>
                <w:szCs w:val="22"/>
              </w:rPr>
              <w:t>16</w:t>
            </w:r>
          </w:p>
        </w:tc>
        <w:tc>
          <w:tcPr>
            <w:tcW w:w="1490" w:type="dxa"/>
          </w:tcPr>
          <w:p w14:paraId="69DCFA53" w14:textId="63F98E52" w:rsidR="00D379D4" w:rsidRDefault="00D379D4" w:rsidP="00E155B1">
            <w:pPr>
              <w:rPr>
                <w:sz w:val="22"/>
                <w:szCs w:val="22"/>
              </w:rPr>
            </w:pPr>
            <w:r w:rsidRPr="00A10995">
              <w:rPr>
                <w:sz w:val="22"/>
                <w:szCs w:val="22"/>
              </w:rPr>
              <w:t>3</w:t>
            </w:r>
            <w:r>
              <w:rPr>
                <w:sz w:val="22"/>
                <w:szCs w:val="22"/>
              </w:rPr>
              <w:t>3</w:t>
            </w:r>
          </w:p>
        </w:tc>
        <w:tc>
          <w:tcPr>
            <w:tcW w:w="1490" w:type="dxa"/>
          </w:tcPr>
          <w:p w14:paraId="5D7C3AC9" w14:textId="3FD55F85" w:rsidR="00D379D4" w:rsidRPr="00A10995" w:rsidRDefault="00D379D4" w:rsidP="00E155B1">
            <w:pPr>
              <w:rPr>
                <w:sz w:val="22"/>
                <w:szCs w:val="22"/>
              </w:rPr>
            </w:pPr>
            <w:r w:rsidRPr="00A10995">
              <w:rPr>
                <w:sz w:val="22"/>
                <w:szCs w:val="22"/>
              </w:rPr>
              <w:t>1</w:t>
            </w:r>
            <w:r w:rsidR="00907417">
              <w:rPr>
                <w:sz w:val="22"/>
                <w:szCs w:val="22"/>
              </w:rPr>
              <w:t>4</w:t>
            </w:r>
          </w:p>
          <w:p w14:paraId="01E81BCC" w14:textId="77777777" w:rsidR="00D379D4" w:rsidRDefault="00D379D4" w:rsidP="00E155B1">
            <w:pPr>
              <w:rPr>
                <w:sz w:val="22"/>
                <w:szCs w:val="22"/>
              </w:rPr>
            </w:pPr>
          </w:p>
        </w:tc>
      </w:tr>
      <w:tr w:rsidR="00D379D4" w14:paraId="7E0BE481" w14:textId="77777777" w:rsidTr="00931EB1">
        <w:trPr>
          <w:trHeight w:val="281"/>
        </w:trPr>
        <w:tc>
          <w:tcPr>
            <w:tcW w:w="1490" w:type="dxa"/>
          </w:tcPr>
          <w:p w14:paraId="6556FAE6" w14:textId="77777777" w:rsidR="00D379D4" w:rsidRDefault="00D379D4" w:rsidP="00E155B1">
            <w:pPr>
              <w:rPr>
                <w:sz w:val="22"/>
                <w:szCs w:val="22"/>
              </w:rPr>
            </w:pPr>
            <w:r w:rsidRPr="00A10995">
              <w:rPr>
                <w:sz w:val="22"/>
                <w:szCs w:val="22"/>
              </w:rPr>
              <w:t xml:space="preserve">  Enrolled</w:t>
            </w:r>
          </w:p>
        </w:tc>
        <w:tc>
          <w:tcPr>
            <w:tcW w:w="1490" w:type="dxa"/>
          </w:tcPr>
          <w:p w14:paraId="54E436B9" w14:textId="5A646E8E" w:rsidR="00D379D4" w:rsidRDefault="00D379D4" w:rsidP="00E155B1">
            <w:pPr>
              <w:rPr>
                <w:sz w:val="22"/>
                <w:szCs w:val="22"/>
              </w:rPr>
            </w:pPr>
            <w:r w:rsidRPr="00A10995">
              <w:rPr>
                <w:sz w:val="22"/>
                <w:szCs w:val="22"/>
              </w:rPr>
              <w:t>2</w:t>
            </w:r>
            <w:r w:rsidR="00907417">
              <w:rPr>
                <w:sz w:val="22"/>
                <w:szCs w:val="22"/>
              </w:rPr>
              <w:t>5</w:t>
            </w:r>
          </w:p>
        </w:tc>
        <w:tc>
          <w:tcPr>
            <w:tcW w:w="1490" w:type="dxa"/>
          </w:tcPr>
          <w:p w14:paraId="521449FF" w14:textId="223487C6" w:rsidR="00D379D4" w:rsidRDefault="00907417" w:rsidP="00E155B1">
            <w:pPr>
              <w:rPr>
                <w:sz w:val="22"/>
                <w:szCs w:val="22"/>
              </w:rPr>
            </w:pPr>
            <w:r>
              <w:rPr>
                <w:sz w:val="22"/>
                <w:szCs w:val="22"/>
              </w:rPr>
              <w:t>48</w:t>
            </w:r>
            <w:r w:rsidR="00D379D4" w:rsidRPr="00A10995">
              <w:rPr>
                <w:sz w:val="22"/>
                <w:szCs w:val="22"/>
              </w:rPr>
              <w:t xml:space="preserve">  </w:t>
            </w:r>
          </w:p>
        </w:tc>
        <w:tc>
          <w:tcPr>
            <w:tcW w:w="1490" w:type="dxa"/>
          </w:tcPr>
          <w:p w14:paraId="6F679FF7" w14:textId="21BB7282" w:rsidR="00D379D4" w:rsidRPr="00A10995" w:rsidRDefault="00907417" w:rsidP="00E155B1">
            <w:pPr>
              <w:rPr>
                <w:sz w:val="22"/>
                <w:szCs w:val="22"/>
              </w:rPr>
            </w:pPr>
            <w:r>
              <w:rPr>
                <w:sz w:val="22"/>
                <w:szCs w:val="22"/>
              </w:rPr>
              <w:t>19</w:t>
            </w:r>
          </w:p>
          <w:p w14:paraId="7570A8E2" w14:textId="77777777" w:rsidR="00D379D4" w:rsidRDefault="00D379D4" w:rsidP="00E155B1">
            <w:pPr>
              <w:rPr>
                <w:sz w:val="22"/>
                <w:szCs w:val="22"/>
              </w:rPr>
            </w:pPr>
          </w:p>
        </w:tc>
      </w:tr>
      <w:tr w:rsidR="00D379D4" w14:paraId="39B6FC6F" w14:textId="77777777" w:rsidTr="00931EB1">
        <w:trPr>
          <w:trHeight w:val="271"/>
        </w:trPr>
        <w:tc>
          <w:tcPr>
            <w:tcW w:w="1490" w:type="dxa"/>
          </w:tcPr>
          <w:p w14:paraId="294A1330" w14:textId="77777777" w:rsidR="00D379D4" w:rsidRDefault="00D379D4" w:rsidP="00E155B1">
            <w:pPr>
              <w:rPr>
                <w:sz w:val="22"/>
                <w:szCs w:val="22"/>
              </w:rPr>
            </w:pPr>
            <w:r w:rsidRPr="00A10995">
              <w:rPr>
                <w:sz w:val="22"/>
                <w:szCs w:val="22"/>
              </w:rPr>
              <w:t xml:space="preserve">  Enrolled</w:t>
            </w:r>
          </w:p>
        </w:tc>
        <w:tc>
          <w:tcPr>
            <w:tcW w:w="1490" w:type="dxa"/>
          </w:tcPr>
          <w:p w14:paraId="19CEE8B0" w14:textId="0A0AAB41" w:rsidR="00D379D4" w:rsidRDefault="00CC2380" w:rsidP="00E155B1">
            <w:pPr>
              <w:rPr>
                <w:sz w:val="22"/>
                <w:szCs w:val="22"/>
              </w:rPr>
            </w:pPr>
            <w:r>
              <w:rPr>
                <w:sz w:val="22"/>
                <w:szCs w:val="22"/>
              </w:rPr>
              <w:t>43</w:t>
            </w:r>
          </w:p>
        </w:tc>
        <w:tc>
          <w:tcPr>
            <w:tcW w:w="1490" w:type="dxa"/>
          </w:tcPr>
          <w:p w14:paraId="31C17005" w14:textId="186955CF" w:rsidR="00D379D4" w:rsidRDefault="00CC2380" w:rsidP="00E155B1">
            <w:pPr>
              <w:rPr>
                <w:sz w:val="22"/>
                <w:szCs w:val="22"/>
              </w:rPr>
            </w:pPr>
            <w:r>
              <w:rPr>
                <w:sz w:val="22"/>
                <w:szCs w:val="22"/>
              </w:rPr>
              <w:t>67</w:t>
            </w:r>
          </w:p>
        </w:tc>
        <w:tc>
          <w:tcPr>
            <w:tcW w:w="1490" w:type="dxa"/>
          </w:tcPr>
          <w:p w14:paraId="64F33F9D" w14:textId="36542EB6" w:rsidR="00D379D4" w:rsidRPr="00A10995" w:rsidRDefault="00D379D4" w:rsidP="00E155B1">
            <w:pPr>
              <w:rPr>
                <w:sz w:val="22"/>
                <w:szCs w:val="22"/>
              </w:rPr>
            </w:pPr>
            <w:r w:rsidRPr="00A10995">
              <w:rPr>
                <w:sz w:val="22"/>
                <w:szCs w:val="22"/>
              </w:rPr>
              <w:t>4</w:t>
            </w:r>
            <w:r w:rsidR="00907417">
              <w:rPr>
                <w:sz w:val="22"/>
                <w:szCs w:val="22"/>
              </w:rPr>
              <w:t>20</w:t>
            </w:r>
          </w:p>
          <w:p w14:paraId="62DC5508" w14:textId="77777777" w:rsidR="00D379D4" w:rsidRDefault="00D379D4" w:rsidP="00E155B1">
            <w:pPr>
              <w:rPr>
                <w:sz w:val="22"/>
                <w:szCs w:val="22"/>
              </w:rPr>
            </w:pPr>
          </w:p>
        </w:tc>
      </w:tr>
    </w:tbl>
    <w:p w14:paraId="74733AAC" w14:textId="77777777" w:rsidR="00D379D4" w:rsidRDefault="00D379D4" w:rsidP="00276187">
      <w:pPr>
        <w:rPr>
          <w:sz w:val="22"/>
          <w:szCs w:val="22"/>
        </w:rPr>
      </w:pPr>
    </w:p>
    <w:p w14:paraId="7C485395" w14:textId="77777777" w:rsidR="00D379D4" w:rsidRDefault="00D379D4" w:rsidP="00276187">
      <w:pPr>
        <w:rPr>
          <w:sz w:val="22"/>
          <w:szCs w:val="22"/>
        </w:rPr>
      </w:pPr>
    </w:p>
    <w:p w14:paraId="1C51DF62" w14:textId="77777777" w:rsidR="00D379D4" w:rsidRDefault="00D379D4" w:rsidP="00276187">
      <w:pPr>
        <w:rPr>
          <w:sz w:val="22"/>
          <w:szCs w:val="22"/>
        </w:rPr>
      </w:pPr>
    </w:p>
    <w:p w14:paraId="17EFAD47" w14:textId="77777777" w:rsidR="00D379D4" w:rsidRDefault="00D379D4" w:rsidP="00276187">
      <w:pPr>
        <w:rPr>
          <w:sz w:val="22"/>
          <w:szCs w:val="22"/>
        </w:rPr>
      </w:pPr>
    </w:p>
    <w:p w14:paraId="16BC54E3" w14:textId="77777777" w:rsidR="00CB65A4" w:rsidRPr="00A10995" w:rsidRDefault="00CB65A4" w:rsidP="00CB65A4">
      <w:pPr>
        <w:rPr>
          <w:sz w:val="22"/>
          <w:szCs w:val="22"/>
        </w:rPr>
      </w:pPr>
      <w:r w:rsidRPr="00A10995">
        <w:rPr>
          <w:b/>
          <w:bCs/>
          <w:sz w:val="22"/>
          <w:szCs w:val="22"/>
        </w:rPr>
        <w:t>Overall Statistics</w:t>
      </w:r>
      <w:r w:rsidRPr="00A10995">
        <w:rPr>
          <w:sz w:val="22"/>
          <w:szCs w:val="22"/>
        </w:rPr>
        <w:t>:</w:t>
      </w:r>
    </w:p>
    <w:p w14:paraId="521143BB" w14:textId="77777777" w:rsidR="00CB65A4" w:rsidRPr="00A10995" w:rsidRDefault="00CB65A4" w:rsidP="00CB65A4">
      <w:pPr>
        <w:numPr>
          <w:ilvl w:val="0"/>
          <w:numId w:val="13"/>
        </w:numPr>
        <w:rPr>
          <w:sz w:val="22"/>
          <w:szCs w:val="22"/>
        </w:rPr>
      </w:pPr>
      <w:r w:rsidRPr="00A10995">
        <w:rPr>
          <w:sz w:val="22"/>
          <w:szCs w:val="22"/>
        </w:rPr>
        <w:t>Accuracy: 77.29%</w:t>
      </w:r>
    </w:p>
    <w:p w14:paraId="7B6050C5" w14:textId="77777777" w:rsidR="00CB65A4" w:rsidRPr="00A10995" w:rsidRDefault="00CB65A4" w:rsidP="00CB65A4">
      <w:pPr>
        <w:numPr>
          <w:ilvl w:val="0"/>
          <w:numId w:val="13"/>
        </w:numPr>
        <w:rPr>
          <w:sz w:val="22"/>
          <w:szCs w:val="22"/>
        </w:rPr>
      </w:pPr>
      <w:r w:rsidRPr="00A10995">
        <w:rPr>
          <w:sz w:val="22"/>
          <w:szCs w:val="22"/>
        </w:rPr>
        <w:t>95% CI: (74.38%, 80.01%)</w:t>
      </w:r>
    </w:p>
    <w:p w14:paraId="39078EBA" w14:textId="77777777" w:rsidR="00CB65A4" w:rsidRPr="00A10995" w:rsidRDefault="00CB65A4" w:rsidP="00CB65A4">
      <w:pPr>
        <w:numPr>
          <w:ilvl w:val="0"/>
          <w:numId w:val="13"/>
        </w:numPr>
        <w:rPr>
          <w:sz w:val="22"/>
          <w:szCs w:val="22"/>
        </w:rPr>
      </w:pPr>
      <w:r w:rsidRPr="00A10995">
        <w:rPr>
          <w:sz w:val="22"/>
          <w:szCs w:val="22"/>
        </w:rPr>
        <w:t>Kappa: 0.6089</w:t>
      </w:r>
    </w:p>
    <w:p w14:paraId="71FB4478" w14:textId="77777777" w:rsidR="00CB65A4" w:rsidRPr="00A10995" w:rsidRDefault="00CB65A4" w:rsidP="00CB65A4">
      <w:pPr>
        <w:numPr>
          <w:ilvl w:val="0"/>
          <w:numId w:val="13"/>
        </w:numPr>
        <w:rPr>
          <w:sz w:val="22"/>
          <w:szCs w:val="22"/>
        </w:rPr>
      </w:pPr>
      <w:r w:rsidRPr="00A10995">
        <w:rPr>
          <w:sz w:val="22"/>
          <w:szCs w:val="22"/>
        </w:rPr>
        <w:t>P-Value [Acc &gt; NIR]: &lt; 2.2e-16</w:t>
      </w:r>
    </w:p>
    <w:p w14:paraId="4F7E93B3" w14:textId="77777777" w:rsidR="00CB65A4" w:rsidRPr="00A10995" w:rsidRDefault="00CB65A4" w:rsidP="00CB65A4">
      <w:pPr>
        <w:rPr>
          <w:sz w:val="22"/>
          <w:szCs w:val="22"/>
        </w:rPr>
      </w:pPr>
      <w:r w:rsidRPr="00A10995">
        <w:rPr>
          <w:b/>
          <w:bCs/>
          <w:sz w:val="22"/>
          <w:szCs w:val="22"/>
        </w:rPr>
        <w:t>Explanation</w:t>
      </w:r>
      <w:r w:rsidRPr="00A10995">
        <w:rPr>
          <w:sz w:val="22"/>
          <w:szCs w:val="22"/>
        </w:rPr>
        <w:t>: SVM correctly predicted 420 Graduates, 216 Dropouts, and 48 Enrolled, achieving high accuracy. It excelled in Graduate predictions but misclassified 67 Enrolled as Graduate.</w:t>
      </w:r>
    </w:p>
    <w:p w14:paraId="45F50747" w14:textId="77777777" w:rsidR="00CB65A4" w:rsidRPr="00A10995" w:rsidRDefault="00CB65A4" w:rsidP="00CB65A4">
      <w:pPr>
        <w:rPr>
          <w:sz w:val="22"/>
          <w:szCs w:val="22"/>
        </w:rPr>
      </w:pPr>
      <w:r w:rsidRPr="00A10995">
        <w:rPr>
          <w:b/>
          <w:bCs/>
          <w:sz w:val="22"/>
          <w:szCs w:val="22"/>
        </w:rPr>
        <w:t>Importance</w:t>
      </w:r>
      <w:r w:rsidRPr="00A10995">
        <w:rPr>
          <w:sz w:val="22"/>
          <w:szCs w:val="22"/>
        </w:rPr>
        <w:t>: SVM’s high accuracy indicates robust dropout prediction, enabling confident identification of at-risk students.</w:t>
      </w:r>
    </w:p>
    <w:p w14:paraId="6425130C" w14:textId="77777777" w:rsidR="00CB65A4" w:rsidRPr="00A10995" w:rsidRDefault="00CB65A4" w:rsidP="00CB65A4">
      <w:pPr>
        <w:rPr>
          <w:sz w:val="22"/>
          <w:szCs w:val="22"/>
        </w:rPr>
      </w:pPr>
      <w:r w:rsidRPr="00A10995">
        <w:rPr>
          <w:b/>
          <w:bCs/>
          <w:sz w:val="22"/>
          <w:szCs w:val="22"/>
        </w:rPr>
        <w:t>Utility</w:t>
      </w:r>
      <w:r w:rsidRPr="00A10995">
        <w:rPr>
          <w:sz w:val="22"/>
          <w:szCs w:val="22"/>
        </w:rPr>
        <w:t>: The confusion matrix guides resource allocation, focusing interventions on students predicted as Dropouts while refining Enrolled predictions to enhance retention.</w:t>
      </w:r>
    </w:p>
    <w:p w14:paraId="7D588E8B" w14:textId="41D00C5E" w:rsidR="00CB65A4" w:rsidRPr="00A10995" w:rsidRDefault="00CB65A4" w:rsidP="00CB65A4">
      <w:pPr>
        <w:rPr>
          <w:b/>
          <w:bCs/>
          <w:sz w:val="22"/>
          <w:szCs w:val="22"/>
        </w:rPr>
      </w:pPr>
      <w:r w:rsidRPr="00A10995">
        <w:rPr>
          <w:b/>
          <w:bCs/>
          <w:sz w:val="22"/>
          <w:szCs w:val="22"/>
        </w:rPr>
        <w:t>KNN</w:t>
      </w:r>
      <w:r w:rsidR="008A1DB8" w:rsidRPr="00A10995">
        <w:rPr>
          <w:b/>
          <w:bCs/>
          <w:sz w:val="22"/>
          <w:szCs w:val="22"/>
        </w:rPr>
        <w:t>:</w:t>
      </w:r>
    </w:p>
    <w:p w14:paraId="6711FE32" w14:textId="3C53BF0A" w:rsidR="008A1DB8" w:rsidRPr="00A10995" w:rsidRDefault="008A1DB8" w:rsidP="008A1DB8">
      <w:pPr>
        <w:rPr>
          <w:b/>
          <w:bCs/>
          <w:sz w:val="22"/>
          <w:szCs w:val="22"/>
        </w:rPr>
      </w:pPr>
      <w:r w:rsidRPr="00A10995">
        <w:rPr>
          <w:b/>
          <w:bCs/>
          <w:noProof/>
          <w:sz w:val="22"/>
          <w:szCs w:val="22"/>
        </w:rPr>
        <w:drawing>
          <wp:inline distT="0" distB="0" distL="0" distR="0" wp14:anchorId="7A59EE25" wp14:editId="3A94B9B3">
            <wp:extent cx="3499523" cy="2133600"/>
            <wp:effectExtent l="0" t="0" r="5715" b="0"/>
            <wp:docPr id="216232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8670" cy="2139177"/>
                    </a:xfrm>
                    <a:prstGeom prst="rect">
                      <a:avLst/>
                    </a:prstGeom>
                    <a:noFill/>
                    <a:ln>
                      <a:noFill/>
                    </a:ln>
                  </pic:spPr>
                </pic:pic>
              </a:graphicData>
            </a:graphic>
          </wp:inline>
        </w:drawing>
      </w:r>
    </w:p>
    <w:p w14:paraId="5C9FF97C" w14:textId="77777777" w:rsidR="008A1DB8" w:rsidRPr="00A10995" w:rsidRDefault="008A1DB8" w:rsidP="00CB65A4">
      <w:pPr>
        <w:rPr>
          <w:b/>
          <w:bCs/>
          <w:sz w:val="22"/>
          <w:szCs w:val="22"/>
        </w:rPr>
      </w:pPr>
    </w:p>
    <w:p w14:paraId="3F2321AF" w14:textId="77777777" w:rsidR="008A1DB8" w:rsidRPr="00A10995" w:rsidRDefault="008A1DB8" w:rsidP="00CB65A4">
      <w:pPr>
        <w:rPr>
          <w:b/>
          <w:bCs/>
          <w:sz w:val="22"/>
          <w:szCs w:val="22"/>
        </w:rPr>
      </w:pPr>
    </w:p>
    <w:p w14:paraId="49616CDF" w14:textId="77777777" w:rsidR="00CB65A4" w:rsidRDefault="00CB65A4" w:rsidP="00CB65A4">
      <w:pPr>
        <w:rPr>
          <w:b/>
          <w:bCs/>
          <w:sz w:val="22"/>
          <w:szCs w:val="22"/>
        </w:rPr>
      </w:pPr>
      <w:r w:rsidRPr="00A10995">
        <w:rPr>
          <w:b/>
          <w:bCs/>
          <w:sz w:val="22"/>
          <w:szCs w:val="22"/>
        </w:rPr>
        <w:t>Confusion Matrix</w:t>
      </w:r>
    </w:p>
    <w:p w14:paraId="7FDDE0FA" w14:textId="77777777" w:rsidR="00222EA4" w:rsidRPr="00A10995" w:rsidRDefault="00222EA4" w:rsidP="00222EA4">
      <w:pPr>
        <w:rPr>
          <w:sz w:val="22"/>
          <w:szCs w:val="22"/>
        </w:rPr>
      </w:pPr>
      <w:r w:rsidRPr="00A10995">
        <w:rPr>
          <w:sz w:val="22"/>
          <w:szCs w:val="22"/>
        </w:rPr>
        <w:t xml:space="preserve">          Reference</w:t>
      </w:r>
    </w:p>
    <w:p w14:paraId="0EF59EE8" w14:textId="77777777" w:rsidR="00222EA4" w:rsidRDefault="00222EA4" w:rsidP="00CB65A4">
      <w:pPr>
        <w:rPr>
          <w:b/>
          <w:bCs/>
          <w:sz w:val="22"/>
          <w:szCs w:val="22"/>
        </w:rPr>
      </w:pPr>
    </w:p>
    <w:p w14:paraId="50A37A6F" w14:textId="77777777" w:rsidR="005F3819" w:rsidRPr="00A10995" w:rsidRDefault="005F3819" w:rsidP="00CB65A4">
      <w:pPr>
        <w:rPr>
          <w:sz w:val="22"/>
          <w:szCs w:val="22"/>
        </w:rPr>
      </w:pPr>
    </w:p>
    <w:p w14:paraId="1799FD68" w14:textId="77777777" w:rsidR="00176F3C" w:rsidRDefault="00176F3C" w:rsidP="00CB65A4">
      <w:pPr>
        <w:rPr>
          <w:sz w:val="22"/>
          <w:szCs w:val="22"/>
        </w:rPr>
      </w:pPr>
    </w:p>
    <w:tbl>
      <w:tblPr>
        <w:tblStyle w:val="TableGrid"/>
        <w:tblpPr w:leftFromText="180" w:rightFromText="180" w:vertAnchor="text" w:horzAnchor="margin" w:tblpY="-819"/>
        <w:tblW w:w="0" w:type="auto"/>
        <w:tblLook w:val="04A0" w:firstRow="1" w:lastRow="0" w:firstColumn="1" w:lastColumn="0" w:noHBand="0" w:noVBand="1"/>
      </w:tblPr>
      <w:tblGrid>
        <w:gridCol w:w="1490"/>
        <w:gridCol w:w="1490"/>
        <w:gridCol w:w="1490"/>
        <w:gridCol w:w="1490"/>
      </w:tblGrid>
      <w:tr w:rsidR="00176F3C" w14:paraId="1C88B254" w14:textId="77777777" w:rsidTr="00E155B1">
        <w:trPr>
          <w:trHeight w:val="281"/>
        </w:trPr>
        <w:tc>
          <w:tcPr>
            <w:tcW w:w="1490" w:type="dxa"/>
          </w:tcPr>
          <w:p w14:paraId="39D4857E" w14:textId="77777777" w:rsidR="00176F3C" w:rsidRDefault="00176F3C" w:rsidP="00E155B1">
            <w:pPr>
              <w:rPr>
                <w:sz w:val="22"/>
                <w:szCs w:val="22"/>
              </w:rPr>
            </w:pPr>
            <w:r w:rsidRPr="00A10995">
              <w:rPr>
                <w:sz w:val="22"/>
                <w:szCs w:val="22"/>
              </w:rPr>
              <w:lastRenderedPageBreak/>
              <w:t>Prediction</w:t>
            </w:r>
          </w:p>
        </w:tc>
        <w:tc>
          <w:tcPr>
            <w:tcW w:w="1490" w:type="dxa"/>
          </w:tcPr>
          <w:p w14:paraId="29121874" w14:textId="77777777" w:rsidR="00176F3C" w:rsidRDefault="00176F3C" w:rsidP="00E155B1">
            <w:pPr>
              <w:rPr>
                <w:sz w:val="22"/>
                <w:szCs w:val="22"/>
              </w:rPr>
            </w:pPr>
            <w:r w:rsidRPr="00A10995">
              <w:rPr>
                <w:sz w:val="22"/>
                <w:szCs w:val="22"/>
              </w:rPr>
              <w:t>Dropout</w:t>
            </w:r>
          </w:p>
        </w:tc>
        <w:tc>
          <w:tcPr>
            <w:tcW w:w="1490" w:type="dxa"/>
          </w:tcPr>
          <w:p w14:paraId="3640E046" w14:textId="77777777" w:rsidR="00176F3C" w:rsidRDefault="00176F3C" w:rsidP="00E155B1">
            <w:pPr>
              <w:rPr>
                <w:sz w:val="22"/>
                <w:szCs w:val="22"/>
              </w:rPr>
            </w:pPr>
            <w:r w:rsidRPr="00A10995">
              <w:rPr>
                <w:sz w:val="22"/>
                <w:szCs w:val="22"/>
              </w:rPr>
              <w:t>Enrolled</w:t>
            </w:r>
          </w:p>
        </w:tc>
        <w:tc>
          <w:tcPr>
            <w:tcW w:w="1490" w:type="dxa"/>
          </w:tcPr>
          <w:p w14:paraId="71E8B7DE" w14:textId="77777777" w:rsidR="00176F3C" w:rsidRPr="00A10995" w:rsidRDefault="00176F3C" w:rsidP="00E155B1">
            <w:pPr>
              <w:rPr>
                <w:sz w:val="22"/>
                <w:szCs w:val="22"/>
              </w:rPr>
            </w:pPr>
            <w:r w:rsidRPr="00A10995">
              <w:rPr>
                <w:sz w:val="22"/>
                <w:szCs w:val="22"/>
              </w:rPr>
              <w:t>Graduate</w:t>
            </w:r>
          </w:p>
          <w:p w14:paraId="07E2A2B5" w14:textId="77777777" w:rsidR="00176F3C" w:rsidRPr="00A10995" w:rsidRDefault="00176F3C" w:rsidP="00E155B1">
            <w:pPr>
              <w:rPr>
                <w:sz w:val="22"/>
                <w:szCs w:val="22"/>
              </w:rPr>
            </w:pPr>
          </w:p>
        </w:tc>
      </w:tr>
      <w:tr w:rsidR="00176F3C" w14:paraId="3715EDA9" w14:textId="77777777" w:rsidTr="00E155B1">
        <w:trPr>
          <w:trHeight w:val="281"/>
        </w:trPr>
        <w:tc>
          <w:tcPr>
            <w:tcW w:w="1490" w:type="dxa"/>
          </w:tcPr>
          <w:p w14:paraId="432DF950" w14:textId="77777777" w:rsidR="00176F3C" w:rsidRDefault="00176F3C" w:rsidP="00E155B1">
            <w:pPr>
              <w:rPr>
                <w:sz w:val="22"/>
                <w:szCs w:val="22"/>
              </w:rPr>
            </w:pPr>
            <w:r w:rsidRPr="00A10995">
              <w:rPr>
                <w:sz w:val="22"/>
                <w:szCs w:val="22"/>
              </w:rPr>
              <w:t xml:space="preserve">  Dropout     </w:t>
            </w:r>
          </w:p>
        </w:tc>
        <w:tc>
          <w:tcPr>
            <w:tcW w:w="1490" w:type="dxa"/>
          </w:tcPr>
          <w:p w14:paraId="55C23FC3" w14:textId="793AC62C" w:rsidR="00176F3C" w:rsidRDefault="00176F3C" w:rsidP="00E155B1">
            <w:pPr>
              <w:rPr>
                <w:sz w:val="22"/>
                <w:szCs w:val="22"/>
              </w:rPr>
            </w:pPr>
            <w:r>
              <w:rPr>
                <w:sz w:val="22"/>
                <w:szCs w:val="22"/>
              </w:rPr>
              <w:t>147</w:t>
            </w:r>
          </w:p>
        </w:tc>
        <w:tc>
          <w:tcPr>
            <w:tcW w:w="1490" w:type="dxa"/>
          </w:tcPr>
          <w:p w14:paraId="1815038B" w14:textId="268BB765" w:rsidR="00176F3C" w:rsidRDefault="00176F3C" w:rsidP="00E155B1">
            <w:pPr>
              <w:rPr>
                <w:sz w:val="22"/>
                <w:szCs w:val="22"/>
              </w:rPr>
            </w:pPr>
            <w:r w:rsidRPr="00A10995">
              <w:rPr>
                <w:sz w:val="22"/>
                <w:szCs w:val="22"/>
              </w:rPr>
              <w:t>3</w:t>
            </w:r>
            <w:r>
              <w:rPr>
                <w:sz w:val="22"/>
                <w:szCs w:val="22"/>
              </w:rPr>
              <w:t>4</w:t>
            </w:r>
          </w:p>
        </w:tc>
        <w:tc>
          <w:tcPr>
            <w:tcW w:w="1490" w:type="dxa"/>
          </w:tcPr>
          <w:p w14:paraId="7935ADF4" w14:textId="5BF4BB4D" w:rsidR="00176F3C" w:rsidRPr="00A10995" w:rsidRDefault="00176F3C" w:rsidP="00E155B1">
            <w:pPr>
              <w:rPr>
                <w:sz w:val="22"/>
                <w:szCs w:val="22"/>
              </w:rPr>
            </w:pPr>
            <w:r>
              <w:rPr>
                <w:sz w:val="22"/>
                <w:szCs w:val="22"/>
              </w:rPr>
              <w:t>52</w:t>
            </w:r>
          </w:p>
          <w:p w14:paraId="1B5F6E44" w14:textId="77777777" w:rsidR="00176F3C" w:rsidRDefault="00176F3C" w:rsidP="00E155B1">
            <w:pPr>
              <w:rPr>
                <w:sz w:val="22"/>
                <w:szCs w:val="22"/>
              </w:rPr>
            </w:pPr>
          </w:p>
        </w:tc>
      </w:tr>
      <w:tr w:rsidR="00176F3C" w14:paraId="5133DEE5" w14:textId="77777777" w:rsidTr="00E155B1">
        <w:trPr>
          <w:trHeight w:val="281"/>
        </w:trPr>
        <w:tc>
          <w:tcPr>
            <w:tcW w:w="1490" w:type="dxa"/>
          </w:tcPr>
          <w:p w14:paraId="5F4B46C2" w14:textId="77777777" w:rsidR="00176F3C" w:rsidRDefault="00176F3C" w:rsidP="00E155B1">
            <w:pPr>
              <w:rPr>
                <w:sz w:val="22"/>
                <w:szCs w:val="22"/>
              </w:rPr>
            </w:pPr>
            <w:r w:rsidRPr="00A10995">
              <w:rPr>
                <w:sz w:val="22"/>
                <w:szCs w:val="22"/>
              </w:rPr>
              <w:t xml:space="preserve">  Enrolled</w:t>
            </w:r>
          </w:p>
        </w:tc>
        <w:tc>
          <w:tcPr>
            <w:tcW w:w="1490" w:type="dxa"/>
          </w:tcPr>
          <w:p w14:paraId="65E65C90" w14:textId="50DFA0A1" w:rsidR="00176F3C" w:rsidRDefault="00222EA4" w:rsidP="00E155B1">
            <w:pPr>
              <w:rPr>
                <w:sz w:val="22"/>
                <w:szCs w:val="22"/>
              </w:rPr>
            </w:pPr>
            <w:r>
              <w:rPr>
                <w:sz w:val="22"/>
                <w:szCs w:val="22"/>
              </w:rPr>
              <w:t>44</w:t>
            </w:r>
          </w:p>
        </w:tc>
        <w:tc>
          <w:tcPr>
            <w:tcW w:w="1490" w:type="dxa"/>
          </w:tcPr>
          <w:p w14:paraId="5179E338" w14:textId="4E3080F3" w:rsidR="00176F3C" w:rsidRDefault="00222EA4" w:rsidP="00E155B1">
            <w:pPr>
              <w:rPr>
                <w:sz w:val="22"/>
                <w:szCs w:val="22"/>
              </w:rPr>
            </w:pPr>
            <w:r>
              <w:rPr>
                <w:sz w:val="22"/>
                <w:szCs w:val="22"/>
              </w:rPr>
              <w:t>32</w:t>
            </w:r>
          </w:p>
        </w:tc>
        <w:tc>
          <w:tcPr>
            <w:tcW w:w="1490" w:type="dxa"/>
          </w:tcPr>
          <w:p w14:paraId="4C0EAC31" w14:textId="5C9C395E" w:rsidR="00176F3C" w:rsidRPr="00A10995" w:rsidRDefault="00176F3C" w:rsidP="00E155B1">
            <w:pPr>
              <w:rPr>
                <w:sz w:val="22"/>
                <w:szCs w:val="22"/>
              </w:rPr>
            </w:pPr>
            <w:r>
              <w:rPr>
                <w:sz w:val="22"/>
                <w:szCs w:val="22"/>
              </w:rPr>
              <w:t>55</w:t>
            </w:r>
          </w:p>
          <w:p w14:paraId="69F0AD43" w14:textId="77777777" w:rsidR="00176F3C" w:rsidRDefault="00176F3C" w:rsidP="00E155B1">
            <w:pPr>
              <w:rPr>
                <w:sz w:val="22"/>
                <w:szCs w:val="22"/>
              </w:rPr>
            </w:pPr>
          </w:p>
        </w:tc>
      </w:tr>
      <w:tr w:rsidR="00176F3C" w14:paraId="6EF5A73E" w14:textId="77777777" w:rsidTr="00E155B1">
        <w:trPr>
          <w:trHeight w:val="271"/>
        </w:trPr>
        <w:tc>
          <w:tcPr>
            <w:tcW w:w="1490" w:type="dxa"/>
          </w:tcPr>
          <w:p w14:paraId="4DFAE530" w14:textId="77777777" w:rsidR="00176F3C" w:rsidRDefault="00176F3C" w:rsidP="00E155B1">
            <w:pPr>
              <w:rPr>
                <w:sz w:val="22"/>
                <w:szCs w:val="22"/>
              </w:rPr>
            </w:pPr>
            <w:r w:rsidRPr="00A10995">
              <w:rPr>
                <w:sz w:val="22"/>
                <w:szCs w:val="22"/>
              </w:rPr>
              <w:t xml:space="preserve">  Enrolled</w:t>
            </w:r>
          </w:p>
        </w:tc>
        <w:tc>
          <w:tcPr>
            <w:tcW w:w="1490" w:type="dxa"/>
          </w:tcPr>
          <w:p w14:paraId="2D372ECA" w14:textId="20E888BD" w:rsidR="00176F3C" w:rsidRDefault="00222EA4" w:rsidP="00E155B1">
            <w:pPr>
              <w:rPr>
                <w:sz w:val="22"/>
                <w:szCs w:val="22"/>
              </w:rPr>
            </w:pPr>
            <w:r>
              <w:rPr>
                <w:sz w:val="22"/>
                <w:szCs w:val="22"/>
              </w:rPr>
              <w:t>93</w:t>
            </w:r>
          </w:p>
        </w:tc>
        <w:tc>
          <w:tcPr>
            <w:tcW w:w="1490" w:type="dxa"/>
          </w:tcPr>
          <w:p w14:paraId="390AD8BF" w14:textId="7AC5606B" w:rsidR="00176F3C" w:rsidRDefault="00222EA4" w:rsidP="00E155B1">
            <w:pPr>
              <w:rPr>
                <w:sz w:val="22"/>
                <w:szCs w:val="22"/>
              </w:rPr>
            </w:pPr>
            <w:r>
              <w:rPr>
                <w:sz w:val="22"/>
                <w:szCs w:val="22"/>
              </w:rPr>
              <w:t>82</w:t>
            </w:r>
          </w:p>
        </w:tc>
        <w:tc>
          <w:tcPr>
            <w:tcW w:w="1490" w:type="dxa"/>
          </w:tcPr>
          <w:p w14:paraId="7029D74C" w14:textId="7D49DB64" w:rsidR="00176F3C" w:rsidRPr="00A10995" w:rsidRDefault="00222EA4" w:rsidP="00E155B1">
            <w:pPr>
              <w:rPr>
                <w:sz w:val="22"/>
                <w:szCs w:val="22"/>
              </w:rPr>
            </w:pPr>
            <w:r>
              <w:rPr>
                <w:sz w:val="22"/>
                <w:szCs w:val="22"/>
              </w:rPr>
              <w:t>346</w:t>
            </w:r>
          </w:p>
          <w:p w14:paraId="10357C7E" w14:textId="77777777" w:rsidR="00176F3C" w:rsidRDefault="00176F3C" w:rsidP="00E155B1">
            <w:pPr>
              <w:rPr>
                <w:sz w:val="22"/>
                <w:szCs w:val="22"/>
              </w:rPr>
            </w:pPr>
          </w:p>
        </w:tc>
      </w:tr>
    </w:tbl>
    <w:p w14:paraId="2325D12A" w14:textId="77777777" w:rsidR="00176F3C" w:rsidRDefault="00176F3C" w:rsidP="00CB65A4">
      <w:pPr>
        <w:rPr>
          <w:sz w:val="22"/>
          <w:szCs w:val="22"/>
        </w:rPr>
      </w:pPr>
    </w:p>
    <w:p w14:paraId="3B41DD9A" w14:textId="77777777" w:rsidR="00176F3C" w:rsidRDefault="00176F3C" w:rsidP="00CB65A4">
      <w:pPr>
        <w:rPr>
          <w:sz w:val="22"/>
          <w:szCs w:val="22"/>
        </w:rPr>
      </w:pPr>
    </w:p>
    <w:p w14:paraId="528B39A0" w14:textId="77777777" w:rsidR="00176F3C" w:rsidRDefault="00176F3C" w:rsidP="00CB65A4">
      <w:pPr>
        <w:rPr>
          <w:sz w:val="22"/>
          <w:szCs w:val="22"/>
        </w:rPr>
      </w:pPr>
    </w:p>
    <w:p w14:paraId="12095236" w14:textId="77777777" w:rsidR="00176F3C" w:rsidRDefault="00176F3C" w:rsidP="00CB65A4">
      <w:pPr>
        <w:rPr>
          <w:sz w:val="22"/>
          <w:szCs w:val="22"/>
        </w:rPr>
      </w:pPr>
    </w:p>
    <w:p w14:paraId="413C8426" w14:textId="77777777" w:rsidR="00176F3C" w:rsidRDefault="00176F3C" w:rsidP="00CB65A4">
      <w:pPr>
        <w:rPr>
          <w:sz w:val="22"/>
          <w:szCs w:val="22"/>
        </w:rPr>
      </w:pPr>
    </w:p>
    <w:p w14:paraId="6FA71218" w14:textId="77777777" w:rsidR="00CB65A4" w:rsidRPr="00A10995" w:rsidRDefault="00CB65A4" w:rsidP="00CB65A4">
      <w:pPr>
        <w:rPr>
          <w:sz w:val="22"/>
          <w:szCs w:val="22"/>
        </w:rPr>
      </w:pPr>
      <w:r w:rsidRPr="00A10995">
        <w:rPr>
          <w:b/>
          <w:bCs/>
          <w:sz w:val="22"/>
          <w:szCs w:val="22"/>
        </w:rPr>
        <w:t>Overall Statistics</w:t>
      </w:r>
      <w:r w:rsidRPr="00A10995">
        <w:rPr>
          <w:sz w:val="22"/>
          <w:szCs w:val="22"/>
        </w:rPr>
        <w:t>:</w:t>
      </w:r>
    </w:p>
    <w:p w14:paraId="776E1210" w14:textId="77777777" w:rsidR="00CB65A4" w:rsidRPr="00A10995" w:rsidRDefault="00CB65A4" w:rsidP="00CB65A4">
      <w:pPr>
        <w:numPr>
          <w:ilvl w:val="0"/>
          <w:numId w:val="14"/>
        </w:numPr>
        <w:rPr>
          <w:sz w:val="22"/>
          <w:szCs w:val="22"/>
        </w:rPr>
      </w:pPr>
      <w:r w:rsidRPr="00A10995">
        <w:rPr>
          <w:sz w:val="22"/>
          <w:szCs w:val="22"/>
        </w:rPr>
        <w:t>Accuracy: 59.32%</w:t>
      </w:r>
    </w:p>
    <w:p w14:paraId="54B7DD95" w14:textId="77777777" w:rsidR="00CB65A4" w:rsidRPr="00A10995" w:rsidRDefault="00CB65A4" w:rsidP="00CB65A4">
      <w:pPr>
        <w:numPr>
          <w:ilvl w:val="0"/>
          <w:numId w:val="14"/>
        </w:numPr>
        <w:rPr>
          <w:sz w:val="22"/>
          <w:szCs w:val="22"/>
        </w:rPr>
      </w:pPr>
      <w:r w:rsidRPr="00A10995">
        <w:rPr>
          <w:sz w:val="22"/>
          <w:szCs w:val="22"/>
        </w:rPr>
        <w:t>95% CI: (56.00%, 62.58%)</w:t>
      </w:r>
    </w:p>
    <w:p w14:paraId="2CBC7B04" w14:textId="77777777" w:rsidR="00CB65A4" w:rsidRPr="00A10995" w:rsidRDefault="00CB65A4" w:rsidP="00CB65A4">
      <w:pPr>
        <w:numPr>
          <w:ilvl w:val="0"/>
          <w:numId w:val="14"/>
        </w:numPr>
        <w:rPr>
          <w:sz w:val="22"/>
          <w:szCs w:val="22"/>
        </w:rPr>
      </w:pPr>
      <w:r w:rsidRPr="00A10995">
        <w:rPr>
          <w:sz w:val="22"/>
          <w:szCs w:val="22"/>
        </w:rPr>
        <w:t>Kappa: 0.3099</w:t>
      </w:r>
    </w:p>
    <w:p w14:paraId="55C812C8" w14:textId="77777777" w:rsidR="00CB65A4" w:rsidRPr="00A10995" w:rsidRDefault="00CB65A4" w:rsidP="00CB65A4">
      <w:pPr>
        <w:numPr>
          <w:ilvl w:val="0"/>
          <w:numId w:val="14"/>
        </w:numPr>
        <w:rPr>
          <w:sz w:val="22"/>
          <w:szCs w:val="22"/>
        </w:rPr>
      </w:pPr>
      <w:r w:rsidRPr="00A10995">
        <w:rPr>
          <w:sz w:val="22"/>
          <w:szCs w:val="22"/>
        </w:rPr>
        <w:t>P-Value [Acc &gt; NIR]: 7.023e-07</w:t>
      </w:r>
    </w:p>
    <w:p w14:paraId="778563AF" w14:textId="77777777" w:rsidR="00CB65A4" w:rsidRPr="00A10995" w:rsidRDefault="00CB65A4" w:rsidP="00CB65A4">
      <w:pPr>
        <w:rPr>
          <w:sz w:val="22"/>
          <w:szCs w:val="22"/>
        </w:rPr>
      </w:pPr>
      <w:r w:rsidRPr="00A10995">
        <w:rPr>
          <w:b/>
          <w:bCs/>
          <w:sz w:val="22"/>
          <w:szCs w:val="22"/>
        </w:rPr>
        <w:t>Explanation</w:t>
      </w:r>
      <w:r w:rsidRPr="00A10995">
        <w:rPr>
          <w:sz w:val="22"/>
          <w:szCs w:val="22"/>
        </w:rPr>
        <w:t>: KNN had the lowest accuracy among non-boosted models, correctly predicting 346 Graduates, 147 Dropouts, and 32 Enrolled. High misclassifications (e.g., 93 Dropouts as Graduate) indicate sensitivity to noise.</w:t>
      </w:r>
    </w:p>
    <w:p w14:paraId="534E3964" w14:textId="77777777" w:rsidR="00CB65A4" w:rsidRPr="00A10995" w:rsidRDefault="00CB65A4" w:rsidP="00CB65A4">
      <w:pPr>
        <w:rPr>
          <w:sz w:val="22"/>
          <w:szCs w:val="22"/>
        </w:rPr>
      </w:pPr>
      <w:r w:rsidRPr="00A10995">
        <w:rPr>
          <w:b/>
          <w:bCs/>
          <w:sz w:val="22"/>
          <w:szCs w:val="22"/>
        </w:rPr>
        <w:t>Importance</w:t>
      </w:r>
      <w:r w:rsidRPr="00A10995">
        <w:rPr>
          <w:sz w:val="22"/>
          <w:szCs w:val="22"/>
        </w:rPr>
        <w:t>: KNN’s performance highlights the need for robust algorithms in dropout prediction, guiding model selection.</w:t>
      </w:r>
    </w:p>
    <w:p w14:paraId="7AFCA53D" w14:textId="77777777" w:rsidR="00CB65A4" w:rsidRPr="00A10995" w:rsidRDefault="00CB65A4" w:rsidP="00CB65A4">
      <w:pPr>
        <w:rPr>
          <w:sz w:val="22"/>
          <w:szCs w:val="22"/>
        </w:rPr>
      </w:pPr>
      <w:r w:rsidRPr="00A10995">
        <w:rPr>
          <w:b/>
          <w:bCs/>
          <w:sz w:val="22"/>
          <w:szCs w:val="22"/>
        </w:rPr>
        <w:t>Utility</w:t>
      </w:r>
      <w:r w:rsidRPr="00A10995">
        <w:rPr>
          <w:sz w:val="22"/>
          <w:szCs w:val="22"/>
        </w:rPr>
        <w:t>: This output informs institutions to prioritize models like Random Forest for reliable dropout identification, avoiding less accurate models like KNN.</w:t>
      </w:r>
    </w:p>
    <w:p w14:paraId="495C154A" w14:textId="77777777" w:rsidR="00CB65A4" w:rsidRPr="00A10995" w:rsidRDefault="00CB65A4" w:rsidP="00CB65A4">
      <w:pPr>
        <w:rPr>
          <w:b/>
          <w:bCs/>
          <w:sz w:val="22"/>
          <w:szCs w:val="22"/>
        </w:rPr>
      </w:pPr>
      <w:r w:rsidRPr="00A10995">
        <w:rPr>
          <w:b/>
          <w:bCs/>
          <w:sz w:val="22"/>
          <w:szCs w:val="22"/>
        </w:rPr>
        <w:t>Regression Tree</w:t>
      </w:r>
    </w:p>
    <w:p w14:paraId="0AFB701D" w14:textId="4F0A6FF1" w:rsidR="008A1DB8" w:rsidRPr="00A10995" w:rsidRDefault="008A1DB8" w:rsidP="008A1DB8">
      <w:pPr>
        <w:rPr>
          <w:b/>
          <w:bCs/>
          <w:sz w:val="22"/>
          <w:szCs w:val="22"/>
        </w:rPr>
      </w:pPr>
      <w:r w:rsidRPr="00A10995">
        <w:rPr>
          <w:b/>
          <w:bCs/>
          <w:noProof/>
          <w:sz w:val="22"/>
          <w:szCs w:val="22"/>
        </w:rPr>
        <w:drawing>
          <wp:inline distT="0" distB="0" distL="0" distR="0" wp14:anchorId="70BFD92C" wp14:editId="5586F047">
            <wp:extent cx="4134853" cy="2520950"/>
            <wp:effectExtent l="0" t="0" r="0" b="0"/>
            <wp:docPr id="2110525577" name="Picture 12"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25577" name="Picture 12" descr="A diagram of a numb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0156" cy="2524183"/>
                    </a:xfrm>
                    <a:prstGeom prst="rect">
                      <a:avLst/>
                    </a:prstGeom>
                    <a:noFill/>
                    <a:ln>
                      <a:noFill/>
                    </a:ln>
                  </pic:spPr>
                </pic:pic>
              </a:graphicData>
            </a:graphic>
          </wp:inline>
        </w:drawing>
      </w:r>
    </w:p>
    <w:p w14:paraId="2F966685" w14:textId="77777777" w:rsidR="008A1DB8" w:rsidRPr="00A10995" w:rsidRDefault="008A1DB8" w:rsidP="00CB65A4">
      <w:pPr>
        <w:rPr>
          <w:b/>
          <w:bCs/>
          <w:sz w:val="22"/>
          <w:szCs w:val="22"/>
        </w:rPr>
      </w:pPr>
    </w:p>
    <w:p w14:paraId="34D62E10" w14:textId="77777777" w:rsidR="008A1DB8" w:rsidRPr="00A10995" w:rsidRDefault="008A1DB8" w:rsidP="00CB65A4">
      <w:pPr>
        <w:rPr>
          <w:b/>
          <w:bCs/>
          <w:sz w:val="22"/>
          <w:szCs w:val="22"/>
        </w:rPr>
      </w:pPr>
    </w:p>
    <w:p w14:paraId="2B2ABB29" w14:textId="77777777" w:rsidR="00BE38A9" w:rsidRDefault="00CB65A4" w:rsidP="00BE38A9">
      <w:pPr>
        <w:rPr>
          <w:sz w:val="22"/>
          <w:szCs w:val="22"/>
        </w:rPr>
      </w:pPr>
      <w:r w:rsidRPr="00A10995">
        <w:rPr>
          <w:b/>
          <w:bCs/>
          <w:sz w:val="22"/>
          <w:szCs w:val="22"/>
        </w:rPr>
        <w:t>Confusion Matrix</w:t>
      </w:r>
      <w:r w:rsidR="00222EA4">
        <w:rPr>
          <w:b/>
          <w:bCs/>
          <w:sz w:val="22"/>
          <w:szCs w:val="22"/>
        </w:rPr>
        <w:t>:</w:t>
      </w:r>
      <w:r w:rsidR="00BE38A9" w:rsidRPr="00A10995">
        <w:rPr>
          <w:sz w:val="22"/>
          <w:szCs w:val="22"/>
        </w:rPr>
        <w:t xml:space="preserve">          </w:t>
      </w:r>
    </w:p>
    <w:p w14:paraId="6CA982BC" w14:textId="2119C376" w:rsidR="00CB65A4" w:rsidRPr="00BE38A9" w:rsidRDefault="00BE38A9" w:rsidP="00CB65A4">
      <w:pPr>
        <w:rPr>
          <w:sz w:val="22"/>
          <w:szCs w:val="22"/>
        </w:rPr>
      </w:pPr>
      <w:r w:rsidRPr="00A10995">
        <w:rPr>
          <w:sz w:val="22"/>
          <w:szCs w:val="22"/>
        </w:rPr>
        <w:t>Reference</w:t>
      </w:r>
    </w:p>
    <w:p w14:paraId="279FD70F" w14:textId="77777777" w:rsidR="00BE38A9" w:rsidRDefault="00BE38A9" w:rsidP="00CB65A4">
      <w:pPr>
        <w:rPr>
          <w:b/>
          <w:bCs/>
          <w:sz w:val="22"/>
          <w:szCs w:val="22"/>
        </w:rPr>
      </w:pPr>
    </w:p>
    <w:p w14:paraId="69EAFC1C" w14:textId="77777777" w:rsidR="00BE38A9" w:rsidRDefault="00BE38A9" w:rsidP="00CB65A4">
      <w:pPr>
        <w:rPr>
          <w:b/>
          <w:bCs/>
          <w:sz w:val="22"/>
          <w:szCs w:val="22"/>
        </w:rPr>
      </w:pPr>
    </w:p>
    <w:tbl>
      <w:tblPr>
        <w:tblStyle w:val="TableGrid"/>
        <w:tblpPr w:leftFromText="180" w:rightFromText="180" w:vertAnchor="text" w:horzAnchor="margin" w:tblpY="-819"/>
        <w:tblW w:w="0" w:type="auto"/>
        <w:tblLook w:val="04A0" w:firstRow="1" w:lastRow="0" w:firstColumn="1" w:lastColumn="0" w:noHBand="0" w:noVBand="1"/>
      </w:tblPr>
      <w:tblGrid>
        <w:gridCol w:w="1490"/>
        <w:gridCol w:w="1490"/>
        <w:gridCol w:w="1490"/>
        <w:gridCol w:w="1490"/>
      </w:tblGrid>
      <w:tr w:rsidR="00222EA4" w14:paraId="5FB8F4F5" w14:textId="77777777" w:rsidTr="00E155B1">
        <w:trPr>
          <w:trHeight w:val="281"/>
        </w:trPr>
        <w:tc>
          <w:tcPr>
            <w:tcW w:w="1490" w:type="dxa"/>
          </w:tcPr>
          <w:p w14:paraId="2033DAC2" w14:textId="77777777" w:rsidR="00222EA4" w:rsidRDefault="00222EA4" w:rsidP="00E155B1">
            <w:pPr>
              <w:rPr>
                <w:sz w:val="22"/>
                <w:szCs w:val="22"/>
              </w:rPr>
            </w:pPr>
            <w:r w:rsidRPr="00A10995">
              <w:rPr>
                <w:sz w:val="22"/>
                <w:szCs w:val="22"/>
              </w:rPr>
              <w:t>Prediction</w:t>
            </w:r>
          </w:p>
        </w:tc>
        <w:tc>
          <w:tcPr>
            <w:tcW w:w="1490" w:type="dxa"/>
          </w:tcPr>
          <w:p w14:paraId="005BFE07" w14:textId="77777777" w:rsidR="00222EA4" w:rsidRDefault="00222EA4" w:rsidP="00E155B1">
            <w:pPr>
              <w:rPr>
                <w:sz w:val="22"/>
                <w:szCs w:val="22"/>
              </w:rPr>
            </w:pPr>
            <w:r w:rsidRPr="00A10995">
              <w:rPr>
                <w:sz w:val="22"/>
                <w:szCs w:val="22"/>
              </w:rPr>
              <w:t>Dropout</w:t>
            </w:r>
          </w:p>
        </w:tc>
        <w:tc>
          <w:tcPr>
            <w:tcW w:w="1490" w:type="dxa"/>
          </w:tcPr>
          <w:p w14:paraId="642CF2D6" w14:textId="77777777" w:rsidR="00222EA4" w:rsidRDefault="00222EA4" w:rsidP="00E155B1">
            <w:pPr>
              <w:rPr>
                <w:sz w:val="22"/>
                <w:szCs w:val="22"/>
              </w:rPr>
            </w:pPr>
            <w:r w:rsidRPr="00A10995">
              <w:rPr>
                <w:sz w:val="22"/>
                <w:szCs w:val="22"/>
              </w:rPr>
              <w:t>Enrolled</w:t>
            </w:r>
          </w:p>
        </w:tc>
        <w:tc>
          <w:tcPr>
            <w:tcW w:w="1490" w:type="dxa"/>
          </w:tcPr>
          <w:p w14:paraId="2B6CE099" w14:textId="77777777" w:rsidR="00222EA4" w:rsidRPr="00A10995" w:rsidRDefault="00222EA4" w:rsidP="00E155B1">
            <w:pPr>
              <w:rPr>
                <w:sz w:val="22"/>
                <w:szCs w:val="22"/>
              </w:rPr>
            </w:pPr>
            <w:r w:rsidRPr="00A10995">
              <w:rPr>
                <w:sz w:val="22"/>
                <w:szCs w:val="22"/>
              </w:rPr>
              <w:t>Graduate</w:t>
            </w:r>
          </w:p>
          <w:p w14:paraId="0AF1222E" w14:textId="77777777" w:rsidR="00222EA4" w:rsidRPr="00A10995" w:rsidRDefault="00222EA4" w:rsidP="00E155B1">
            <w:pPr>
              <w:rPr>
                <w:sz w:val="22"/>
                <w:szCs w:val="22"/>
              </w:rPr>
            </w:pPr>
          </w:p>
        </w:tc>
      </w:tr>
      <w:tr w:rsidR="00222EA4" w14:paraId="269974A7" w14:textId="77777777" w:rsidTr="00E155B1">
        <w:trPr>
          <w:trHeight w:val="281"/>
        </w:trPr>
        <w:tc>
          <w:tcPr>
            <w:tcW w:w="1490" w:type="dxa"/>
          </w:tcPr>
          <w:p w14:paraId="559A4853" w14:textId="77777777" w:rsidR="00222EA4" w:rsidRDefault="00222EA4" w:rsidP="00E155B1">
            <w:pPr>
              <w:rPr>
                <w:sz w:val="22"/>
                <w:szCs w:val="22"/>
              </w:rPr>
            </w:pPr>
            <w:r w:rsidRPr="00A10995">
              <w:rPr>
                <w:sz w:val="22"/>
                <w:szCs w:val="22"/>
              </w:rPr>
              <w:t xml:space="preserve">  Dropout     </w:t>
            </w:r>
          </w:p>
        </w:tc>
        <w:tc>
          <w:tcPr>
            <w:tcW w:w="1490" w:type="dxa"/>
          </w:tcPr>
          <w:p w14:paraId="1AD57285" w14:textId="7584DE06" w:rsidR="00222EA4" w:rsidRDefault="00222EA4" w:rsidP="00E155B1">
            <w:pPr>
              <w:rPr>
                <w:sz w:val="22"/>
                <w:szCs w:val="22"/>
              </w:rPr>
            </w:pPr>
            <w:r>
              <w:rPr>
                <w:sz w:val="22"/>
                <w:szCs w:val="22"/>
              </w:rPr>
              <w:t>218</w:t>
            </w:r>
          </w:p>
        </w:tc>
        <w:tc>
          <w:tcPr>
            <w:tcW w:w="1490" w:type="dxa"/>
          </w:tcPr>
          <w:p w14:paraId="09970E0B" w14:textId="7B9BDEC4" w:rsidR="00222EA4" w:rsidRDefault="00222EA4" w:rsidP="00E155B1">
            <w:pPr>
              <w:rPr>
                <w:sz w:val="22"/>
                <w:szCs w:val="22"/>
              </w:rPr>
            </w:pPr>
            <w:r w:rsidRPr="00A10995">
              <w:rPr>
                <w:sz w:val="22"/>
                <w:szCs w:val="22"/>
              </w:rPr>
              <w:t>3</w:t>
            </w:r>
            <w:r>
              <w:rPr>
                <w:sz w:val="22"/>
                <w:szCs w:val="22"/>
              </w:rPr>
              <w:t>5</w:t>
            </w:r>
          </w:p>
        </w:tc>
        <w:tc>
          <w:tcPr>
            <w:tcW w:w="1490" w:type="dxa"/>
          </w:tcPr>
          <w:p w14:paraId="0302788B" w14:textId="787706BE" w:rsidR="00222EA4" w:rsidRPr="00A10995" w:rsidRDefault="00222EA4" w:rsidP="00E155B1">
            <w:pPr>
              <w:rPr>
                <w:sz w:val="22"/>
                <w:szCs w:val="22"/>
              </w:rPr>
            </w:pPr>
            <w:r>
              <w:rPr>
                <w:sz w:val="22"/>
                <w:szCs w:val="22"/>
              </w:rPr>
              <w:t>24</w:t>
            </w:r>
          </w:p>
          <w:p w14:paraId="10D716FC" w14:textId="77777777" w:rsidR="00222EA4" w:rsidRDefault="00222EA4" w:rsidP="00E155B1">
            <w:pPr>
              <w:rPr>
                <w:sz w:val="22"/>
                <w:szCs w:val="22"/>
              </w:rPr>
            </w:pPr>
          </w:p>
        </w:tc>
      </w:tr>
      <w:tr w:rsidR="00222EA4" w14:paraId="1F3CD157" w14:textId="77777777" w:rsidTr="00E155B1">
        <w:trPr>
          <w:trHeight w:val="281"/>
        </w:trPr>
        <w:tc>
          <w:tcPr>
            <w:tcW w:w="1490" w:type="dxa"/>
          </w:tcPr>
          <w:p w14:paraId="681CF080" w14:textId="77777777" w:rsidR="00222EA4" w:rsidRDefault="00222EA4" w:rsidP="00E155B1">
            <w:pPr>
              <w:rPr>
                <w:sz w:val="22"/>
                <w:szCs w:val="22"/>
              </w:rPr>
            </w:pPr>
            <w:r w:rsidRPr="00A10995">
              <w:rPr>
                <w:sz w:val="22"/>
                <w:szCs w:val="22"/>
              </w:rPr>
              <w:t xml:space="preserve">  Enrolled</w:t>
            </w:r>
          </w:p>
        </w:tc>
        <w:tc>
          <w:tcPr>
            <w:tcW w:w="1490" w:type="dxa"/>
          </w:tcPr>
          <w:p w14:paraId="3943436E" w14:textId="3395D6AA" w:rsidR="00222EA4" w:rsidRDefault="00BE38A9" w:rsidP="00E155B1">
            <w:pPr>
              <w:rPr>
                <w:sz w:val="22"/>
                <w:szCs w:val="22"/>
              </w:rPr>
            </w:pPr>
            <w:r>
              <w:rPr>
                <w:sz w:val="22"/>
                <w:szCs w:val="22"/>
              </w:rPr>
              <w:t>24</w:t>
            </w:r>
          </w:p>
        </w:tc>
        <w:tc>
          <w:tcPr>
            <w:tcW w:w="1490" w:type="dxa"/>
          </w:tcPr>
          <w:p w14:paraId="647EA023" w14:textId="4A448E0E" w:rsidR="00222EA4" w:rsidRDefault="00BE38A9" w:rsidP="00E155B1">
            <w:pPr>
              <w:rPr>
                <w:sz w:val="22"/>
                <w:szCs w:val="22"/>
              </w:rPr>
            </w:pPr>
            <w:r>
              <w:rPr>
                <w:sz w:val="22"/>
                <w:szCs w:val="22"/>
              </w:rPr>
              <w:t>54</w:t>
            </w:r>
          </w:p>
        </w:tc>
        <w:tc>
          <w:tcPr>
            <w:tcW w:w="1490" w:type="dxa"/>
          </w:tcPr>
          <w:p w14:paraId="68D23C00" w14:textId="2A0ECA3F" w:rsidR="00222EA4" w:rsidRPr="00A10995" w:rsidRDefault="00BE38A9" w:rsidP="00E155B1">
            <w:pPr>
              <w:rPr>
                <w:sz w:val="22"/>
                <w:szCs w:val="22"/>
              </w:rPr>
            </w:pPr>
            <w:r>
              <w:rPr>
                <w:sz w:val="22"/>
                <w:szCs w:val="22"/>
              </w:rPr>
              <w:t>32</w:t>
            </w:r>
          </w:p>
          <w:p w14:paraId="6454AB4F" w14:textId="77777777" w:rsidR="00222EA4" w:rsidRDefault="00222EA4" w:rsidP="00E155B1">
            <w:pPr>
              <w:rPr>
                <w:sz w:val="22"/>
                <w:szCs w:val="22"/>
              </w:rPr>
            </w:pPr>
          </w:p>
        </w:tc>
      </w:tr>
      <w:tr w:rsidR="00222EA4" w14:paraId="7953C0A1" w14:textId="77777777" w:rsidTr="00E155B1">
        <w:trPr>
          <w:trHeight w:val="271"/>
        </w:trPr>
        <w:tc>
          <w:tcPr>
            <w:tcW w:w="1490" w:type="dxa"/>
          </w:tcPr>
          <w:p w14:paraId="7B37AFB3" w14:textId="77777777" w:rsidR="00222EA4" w:rsidRDefault="00222EA4" w:rsidP="00E155B1">
            <w:pPr>
              <w:rPr>
                <w:sz w:val="22"/>
                <w:szCs w:val="22"/>
              </w:rPr>
            </w:pPr>
            <w:r w:rsidRPr="00A10995">
              <w:rPr>
                <w:sz w:val="22"/>
                <w:szCs w:val="22"/>
              </w:rPr>
              <w:t xml:space="preserve">  Enrolled</w:t>
            </w:r>
          </w:p>
        </w:tc>
        <w:tc>
          <w:tcPr>
            <w:tcW w:w="1490" w:type="dxa"/>
          </w:tcPr>
          <w:p w14:paraId="225C4F9A" w14:textId="6A01129C" w:rsidR="00222EA4" w:rsidRDefault="00BE38A9" w:rsidP="00E155B1">
            <w:pPr>
              <w:rPr>
                <w:sz w:val="22"/>
                <w:szCs w:val="22"/>
              </w:rPr>
            </w:pPr>
            <w:r>
              <w:rPr>
                <w:sz w:val="22"/>
                <w:szCs w:val="22"/>
              </w:rPr>
              <w:t>42</w:t>
            </w:r>
          </w:p>
        </w:tc>
        <w:tc>
          <w:tcPr>
            <w:tcW w:w="1490" w:type="dxa"/>
          </w:tcPr>
          <w:p w14:paraId="4A669E3D" w14:textId="14F80691" w:rsidR="00222EA4" w:rsidRDefault="00BE38A9" w:rsidP="00E155B1">
            <w:pPr>
              <w:rPr>
                <w:sz w:val="22"/>
                <w:szCs w:val="22"/>
              </w:rPr>
            </w:pPr>
            <w:r>
              <w:rPr>
                <w:sz w:val="22"/>
                <w:szCs w:val="22"/>
              </w:rPr>
              <w:t>59</w:t>
            </w:r>
          </w:p>
        </w:tc>
        <w:tc>
          <w:tcPr>
            <w:tcW w:w="1490" w:type="dxa"/>
          </w:tcPr>
          <w:p w14:paraId="5DD15516" w14:textId="08BCA751" w:rsidR="00222EA4" w:rsidRPr="00A10995" w:rsidRDefault="00222EA4" w:rsidP="00E155B1">
            <w:pPr>
              <w:rPr>
                <w:sz w:val="22"/>
                <w:szCs w:val="22"/>
              </w:rPr>
            </w:pPr>
            <w:r>
              <w:rPr>
                <w:sz w:val="22"/>
                <w:szCs w:val="22"/>
              </w:rPr>
              <w:t>3</w:t>
            </w:r>
            <w:r w:rsidR="00BE38A9">
              <w:rPr>
                <w:sz w:val="22"/>
                <w:szCs w:val="22"/>
              </w:rPr>
              <w:t>97</w:t>
            </w:r>
          </w:p>
          <w:p w14:paraId="42BA1F68" w14:textId="77777777" w:rsidR="00222EA4" w:rsidRDefault="00222EA4" w:rsidP="00E155B1">
            <w:pPr>
              <w:rPr>
                <w:sz w:val="22"/>
                <w:szCs w:val="22"/>
              </w:rPr>
            </w:pPr>
          </w:p>
        </w:tc>
      </w:tr>
    </w:tbl>
    <w:p w14:paraId="31D0E3A9" w14:textId="77777777" w:rsidR="00222EA4" w:rsidRDefault="00222EA4" w:rsidP="00CB65A4">
      <w:pPr>
        <w:rPr>
          <w:b/>
          <w:bCs/>
          <w:sz w:val="22"/>
          <w:szCs w:val="22"/>
        </w:rPr>
      </w:pPr>
    </w:p>
    <w:p w14:paraId="54DC5C3A" w14:textId="77777777" w:rsidR="00222EA4" w:rsidRDefault="00222EA4" w:rsidP="00CB65A4">
      <w:pPr>
        <w:rPr>
          <w:b/>
          <w:bCs/>
          <w:sz w:val="22"/>
          <w:szCs w:val="22"/>
        </w:rPr>
      </w:pPr>
    </w:p>
    <w:p w14:paraId="1946DC21" w14:textId="77777777" w:rsidR="00222EA4" w:rsidRDefault="00222EA4" w:rsidP="00CB65A4">
      <w:pPr>
        <w:rPr>
          <w:b/>
          <w:bCs/>
          <w:sz w:val="22"/>
          <w:szCs w:val="22"/>
        </w:rPr>
      </w:pPr>
    </w:p>
    <w:p w14:paraId="5EE8B350" w14:textId="77777777" w:rsidR="00222EA4" w:rsidRPr="00A10995" w:rsidRDefault="00222EA4" w:rsidP="00CB65A4">
      <w:pPr>
        <w:rPr>
          <w:sz w:val="22"/>
          <w:szCs w:val="22"/>
        </w:rPr>
      </w:pPr>
    </w:p>
    <w:p w14:paraId="14F12329" w14:textId="77777777" w:rsidR="00CB65A4" w:rsidRPr="00A10995" w:rsidRDefault="00CB65A4" w:rsidP="00CB65A4">
      <w:pPr>
        <w:rPr>
          <w:sz w:val="22"/>
          <w:szCs w:val="22"/>
        </w:rPr>
      </w:pPr>
      <w:r w:rsidRPr="00A10995">
        <w:rPr>
          <w:b/>
          <w:bCs/>
          <w:sz w:val="22"/>
          <w:szCs w:val="22"/>
        </w:rPr>
        <w:t>Overall Statistics</w:t>
      </w:r>
      <w:r w:rsidRPr="00A10995">
        <w:rPr>
          <w:sz w:val="22"/>
          <w:szCs w:val="22"/>
        </w:rPr>
        <w:t>:</w:t>
      </w:r>
    </w:p>
    <w:p w14:paraId="01DEA5DA" w14:textId="77777777" w:rsidR="00CB65A4" w:rsidRPr="00A10995" w:rsidRDefault="00CB65A4" w:rsidP="00CB65A4">
      <w:pPr>
        <w:numPr>
          <w:ilvl w:val="0"/>
          <w:numId w:val="15"/>
        </w:numPr>
        <w:rPr>
          <w:sz w:val="22"/>
          <w:szCs w:val="22"/>
        </w:rPr>
      </w:pPr>
      <w:r w:rsidRPr="00A10995">
        <w:rPr>
          <w:sz w:val="22"/>
          <w:szCs w:val="22"/>
        </w:rPr>
        <w:t>Accuracy: 75.59%</w:t>
      </w:r>
    </w:p>
    <w:p w14:paraId="558D5A63" w14:textId="77777777" w:rsidR="00CB65A4" w:rsidRPr="00A10995" w:rsidRDefault="00CB65A4" w:rsidP="00CB65A4">
      <w:pPr>
        <w:numPr>
          <w:ilvl w:val="0"/>
          <w:numId w:val="15"/>
        </w:numPr>
        <w:rPr>
          <w:sz w:val="22"/>
          <w:szCs w:val="22"/>
        </w:rPr>
      </w:pPr>
      <w:r w:rsidRPr="00A10995">
        <w:rPr>
          <w:sz w:val="22"/>
          <w:szCs w:val="22"/>
        </w:rPr>
        <w:t>95% CI: (72.62%, 78.39%)</w:t>
      </w:r>
    </w:p>
    <w:p w14:paraId="2AD158AB" w14:textId="77777777" w:rsidR="00CB65A4" w:rsidRPr="00A10995" w:rsidRDefault="00CB65A4" w:rsidP="00CB65A4">
      <w:pPr>
        <w:numPr>
          <w:ilvl w:val="0"/>
          <w:numId w:val="15"/>
        </w:numPr>
        <w:rPr>
          <w:sz w:val="22"/>
          <w:szCs w:val="22"/>
        </w:rPr>
      </w:pPr>
      <w:r w:rsidRPr="00A10995">
        <w:rPr>
          <w:sz w:val="22"/>
          <w:szCs w:val="22"/>
        </w:rPr>
        <w:t>Kappa: 0.5868</w:t>
      </w:r>
    </w:p>
    <w:p w14:paraId="3C43544A" w14:textId="77777777" w:rsidR="00CB65A4" w:rsidRPr="00A10995" w:rsidRDefault="00CB65A4" w:rsidP="00CB65A4">
      <w:pPr>
        <w:numPr>
          <w:ilvl w:val="0"/>
          <w:numId w:val="15"/>
        </w:numPr>
        <w:rPr>
          <w:sz w:val="22"/>
          <w:szCs w:val="22"/>
        </w:rPr>
      </w:pPr>
      <w:r w:rsidRPr="00A10995">
        <w:rPr>
          <w:sz w:val="22"/>
          <w:szCs w:val="22"/>
        </w:rPr>
        <w:t>P-Value [Acc &gt; NIR]: &lt; 2.2e-16</w:t>
      </w:r>
    </w:p>
    <w:p w14:paraId="7E056F40" w14:textId="77777777" w:rsidR="00CB65A4" w:rsidRPr="00A10995" w:rsidRDefault="00CB65A4" w:rsidP="00CB65A4">
      <w:pPr>
        <w:rPr>
          <w:sz w:val="22"/>
          <w:szCs w:val="22"/>
        </w:rPr>
      </w:pPr>
      <w:r w:rsidRPr="00A10995">
        <w:rPr>
          <w:b/>
          <w:bCs/>
          <w:sz w:val="22"/>
          <w:szCs w:val="22"/>
        </w:rPr>
        <w:t>Explanation</w:t>
      </w:r>
      <w:r w:rsidRPr="00A10995">
        <w:rPr>
          <w:sz w:val="22"/>
          <w:szCs w:val="22"/>
        </w:rPr>
        <w:t>: The Regression Tree correctly predicted 397 Graduates, 218 Dropouts, and 54 Enrolled, performing similarly to SVM but with better Enrolled predictions.</w:t>
      </w:r>
    </w:p>
    <w:p w14:paraId="3189D852" w14:textId="77777777" w:rsidR="00CB65A4" w:rsidRPr="00A10995" w:rsidRDefault="00CB65A4" w:rsidP="00CB65A4">
      <w:pPr>
        <w:rPr>
          <w:sz w:val="22"/>
          <w:szCs w:val="22"/>
        </w:rPr>
      </w:pPr>
      <w:r w:rsidRPr="00A10995">
        <w:rPr>
          <w:b/>
          <w:bCs/>
          <w:sz w:val="22"/>
          <w:szCs w:val="22"/>
        </w:rPr>
        <w:t>Importance</w:t>
      </w:r>
      <w:r w:rsidRPr="00A10995">
        <w:rPr>
          <w:sz w:val="22"/>
          <w:szCs w:val="22"/>
        </w:rPr>
        <w:t>: The confusion matrix supports the model’s utility in identifying Dropouts and Graduates, aiding retention efforts.</w:t>
      </w:r>
    </w:p>
    <w:p w14:paraId="103C9530" w14:textId="77777777" w:rsidR="00CB65A4" w:rsidRPr="00A10995" w:rsidRDefault="00CB65A4" w:rsidP="00CB65A4">
      <w:pPr>
        <w:rPr>
          <w:sz w:val="22"/>
          <w:szCs w:val="22"/>
        </w:rPr>
      </w:pPr>
      <w:r w:rsidRPr="00A10995">
        <w:rPr>
          <w:b/>
          <w:bCs/>
          <w:sz w:val="22"/>
          <w:szCs w:val="22"/>
        </w:rPr>
        <w:t>Utility</w:t>
      </w:r>
      <w:r w:rsidRPr="00A10995">
        <w:rPr>
          <w:sz w:val="22"/>
          <w:szCs w:val="22"/>
        </w:rPr>
        <w:t>: Its interpretability helps institutions understand dropout factors, guiding targeted interventions like academic support.</w:t>
      </w:r>
    </w:p>
    <w:p w14:paraId="7F340C47" w14:textId="77777777" w:rsidR="00CB65A4" w:rsidRPr="00A10995" w:rsidRDefault="00CB65A4" w:rsidP="00CB65A4">
      <w:pPr>
        <w:rPr>
          <w:b/>
          <w:bCs/>
          <w:sz w:val="22"/>
          <w:szCs w:val="22"/>
        </w:rPr>
      </w:pPr>
      <w:r w:rsidRPr="00A10995">
        <w:rPr>
          <w:b/>
          <w:bCs/>
          <w:sz w:val="22"/>
          <w:szCs w:val="22"/>
        </w:rPr>
        <w:t>LightGBM</w:t>
      </w:r>
    </w:p>
    <w:p w14:paraId="0AC808B1" w14:textId="77777777" w:rsidR="00CB65A4" w:rsidRPr="00A10995" w:rsidRDefault="00CB65A4" w:rsidP="00CB65A4">
      <w:pPr>
        <w:rPr>
          <w:sz w:val="22"/>
          <w:szCs w:val="22"/>
        </w:rPr>
      </w:pPr>
      <w:r w:rsidRPr="00A10995">
        <w:rPr>
          <w:b/>
          <w:bCs/>
          <w:sz w:val="22"/>
          <w:szCs w:val="22"/>
        </w:rPr>
        <w:t>Confusion Matrix</w:t>
      </w:r>
    </w:p>
    <w:p w14:paraId="37021C62" w14:textId="77777777" w:rsidR="00CB65A4" w:rsidRPr="00A10995" w:rsidRDefault="00CB65A4" w:rsidP="00CB65A4">
      <w:pPr>
        <w:rPr>
          <w:sz w:val="22"/>
          <w:szCs w:val="22"/>
        </w:rPr>
      </w:pPr>
      <w:r w:rsidRPr="00A10995">
        <w:rPr>
          <w:sz w:val="22"/>
          <w:szCs w:val="22"/>
        </w:rPr>
        <w:t xml:space="preserve">          Reference</w:t>
      </w:r>
    </w:p>
    <w:p w14:paraId="6707AA46" w14:textId="77777777" w:rsidR="00CB65A4" w:rsidRPr="00A10995" w:rsidRDefault="00CB65A4" w:rsidP="00CB65A4">
      <w:pPr>
        <w:rPr>
          <w:sz w:val="22"/>
          <w:szCs w:val="22"/>
        </w:rPr>
      </w:pPr>
      <w:r w:rsidRPr="00A10995">
        <w:rPr>
          <w:sz w:val="22"/>
          <w:szCs w:val="22"/>
        </w:rPr>
        <w:t>Prediction   0   1   2</w:t>
      </w:r>
    </w:p>
    <w:p w14:paraId="2C1C34FE" w14:textId="77777777" w:rsidR="00CB65A4" w:rsidRPr="00A10995" w:rsidRDefault="00CB65A4" w:rsidP="00CB65A4">
      <w:pPr>
        <w:rPr>
          <w:sz w:val="22"/>
          <w:szCs w:val="22"/>
        </w:rPr>
      </w:pPr>
      <w:r w:rsidRPr="00A10995">
        <w:rPr>
          <w:sz w:val="22"/>
          <w:szCs w:val="22"/>
        </w:rPr>
        <w:t xml:space="preserve">         0  97  50 138</w:t>
      </w:r>
    </w:p>
    <w:p w14:paraId="5129CDE3" w14:textId="77777777" w:rsidR="00CB65A4" w:rsidRPr="00A10995" w:rsidRDefault="00CB65A4" w:rsidP="00CB65A4">
      <w:pPr>
        <w:rPr>
          <w:sz w:val="22"/>
          <w:szCs w:val="22"/>
        </w:rPr>
      </w:pPr>
      <w:r w:rsidRPr="00A10995">
        <w:rPr>
          <w:sz w:val="22"/>
          <w:szCs w:val="22"/>
        </w:rPr>
        <w:t xml:space="preserve">         1  81  41 154</w:t>
      </w:r>
    </w:p>
    <w:p w14:paraId="4BCC6098" w14:textId="77777777" w:rsidR="00CB65A4" w:rsidRPr="00A10995" w:rsidRDefault="00CB65A4" w:rsidP="00CB65A4">
      <w:pPr>
        <w:rPr>
          <w:sz w:val="22"/>
          <w:szCs w:val="22"/>
        </w:rPr>
      </w:pPr>
      <w:r w:rsidRPr="00A10995">
        <w:rPr>
          <w:sz w:val="22"/>
          <w:szCs w:val="22"/>
        </w:rPr>
        <w:t xml:space="preserve">         2 106  57 161</w:t>
      </w:r>
    </w:p>
    <w:p w14:paraId="7AA28CF8" w14:textId="77777777" w:rsidR="00CB65A4" w:rsidRPr="00A10995" w:rsidRDefault="00CB65A4" w:rsidP="00CB65A4">
      <w:pPr>
        <w:rPr>
          <w:sz w:val="22"/>
          <w:szCs w:val="22"/>
        </w:rPr>
      </w:pPr>
      <w:r w:rsidRPr="00A10995">
        <w:rPr>
          <w:b/>
          <w:bCs/>
          <w:sz w:val="22"/>
          <w:szCs w:val="22"/>
        </w:rPr>
        <w:t>Overall Statistics</w:t>
      </w:r>
      <w:r w:rsidRPr="00A10995">
        <w:rPr>
          <w:sz w:val="22"/>
          <w:szCs w:val="22"/>
        </w:rPr>
        <w:t>:</w:t>
      </w:r>
    </w:p>
    <w:p w14:paraId="4906F98F" w14:textId="77777777" w:rsidR="00CB65A4" w:rsidRPr="00A10995" w:rsidRDefault="00CB65A4" w:rsidP="00CB65A4">
      <w:pPr>
        <w:numPr>
          <w:ilvl w:val="0"/>
          <w:numId w:val="16"/>
        </w:numPr>
        <w:rPr>
          <w:sz w:val="22"/>
          <w:szCs w:val="22"/>
        </w:rPr>
      </w:pPr>
      <w:r w:rsidRPr="00A10995">
        <w:rPr>
          <w:sz w:val="22"/>
          <w:szCs w:val="22"/>
        </w:rPr>
        <w:t>Accuracy: 33.79%</w:t>
      </w:r>
    </w:p>
    <w:p w14:paraId="2BA0B958" w14:textId="77777777" w:rsidR="00CB65A4" w:rsidRPr="00A10995" w:rsidRDefault="00CB65A4" w:rsidP="00CB65A4">
      <w:pPr>
        <w:numPr>
          <w:ilvl w:val="0"/>
          <w:numId w:val="16"/>
        </w:numPr>
        <w:rPr>
          <w:sz w:val="22"/>
          <w:szCs w:val="22"/>
        </w:rPr>
      </w:pPr>
      <w:r w:rsidRPr="00A10995">
        <w:rPr>
          <w:sz w:val="22"/>
          <w:szCs w:val="22"/>
        </w:rPr>
        <w:t>95% CI: (30.67%, 37.01%)</w:t>
      </w:r>
    </w:p>
    <w:p w14:paraId="4FF32901" w14:textId="77777777" w:rsidR="00CB65A4" w:rsidRPr="00A10995" w:rsidRDefault="00CB65A4" w:rsidP="00CB65A4">
      <w:pPr>
        <w:numPr>
          <w:ilvl w:val="0"/>
          <w:numId w:val="16"/>
        </w:numPr>
        <w:rPr>
          <w:sz w:val="22"/>
          <w:szCs w:val="22"/>
        </w:rPr>
      </w:pPr>
      <w:r w:rsidRPr="00A10995">
        <w:rPr>
          <w:sz w:val="22"/>
          <w:szCs w:val="22"/>
        </w:rPr>
        <w:t>Kappa: -0.0077</w:t>
      </w:r>
    </w:p>
    <w:p w14:paraId="3E78E281" w14:textId="77777777" w:rsidR="00CB65A4" w:rsidRPr="00A10995" w:rsidRDefault="00CB65A4" w:rsidP="00CB65A4">
      <w:pPr>
        <w:numPr>
          <w:ilvl w:val="0"/>
          <w:numId w:val="16"/>
        </w:numPr>
        <w:rPr>
          <w:sz w:val="22"/>
          <w:szCs w:val="22"/>
        </w:rPr>
      </w:pPr>
      <w:r w:rsidRPr="00A10995">
        <w:rPr>
          <w:sz w:val="22"/>
          <w:szCs w:val="22"/>
        </w:rPr>
        <w:t>P-Value [Acc &gt; NIR]: 1</w:t>
      </w:r>
    </w:p>
    <w:p w14:paraId="3E965238" w14:textId="77777777" w:rsidR="00CB65A4" w:rsidRPr="00A10995" w:rsidRDefault="00CB65A4" w:rsidP="00CB65A4">
      <w:pPr>
        <w:rPr>
          <w:sz w:val="22"/>
          <w:szCs w:val="22"/>
        </w:rPr>
      </w:pPr>
      <w:r w:rsidRPr="00A10995">
        <w:rPr>
          <w:b/>
          <w:bCs/>
          <w:sz w:val="22"/>
          <w:szCs w:val="22"/>
        </w:rPr>
        <w:t>Explanation</w:t>
      </w:r>
      <w:r w:rsidRPr="00A10995">
        <w:rPr>
          <w:sz w:val="22"/>
          <w:szCs w:val="22"/>
        </w:rPr>
        <w:t xml:space="preserve">: LightGBM, despite SMOTE balancing, achieved the lowest accuracy (33.79%), with significant misclassifications across all classes (e.g., only 97 Dropouts and 41 Enrolled </w:t>
      </w:r>
      <w:r w:rsidRPr="00A10995">
        <w:rPr>
          <w:sz w:val="22"/>
          <w:szCs w:val="22"/>
        </w:rPr>
        <w:lastRenderedPageBreak/>
        <w:t>correctly predicted). This suggests potential issues with model configuration or data suitability for gradient boosting.</w:t>
      </w:r>
    </w:p>
    <w:p w14:paraId="27DD02A4" w14:textId="77777777" w:rsidR="00CB65A4" w:rsidRPr="00A10995" w:rsidRDefault="00CB65A4" w:rsidP="00CB65A4">
      <w:pPr>
        <w:rPr>
          <w:sz w:val="22"/>
          <w:szCs w:val="22"/>
        </w:rPr>
      </w:pPr>
      <w:r w:rsidRPr="00A10995">
        <w:rPr>
          <w:b/>
          <w:bCs/>
          <w:sz w:val="22"/>
          <w:szCs w:val="22"/>
        </w:rPr>
        <w:t>Importance</w:t>
      </w:r>
      <w:r w:rsidRPr="00A10995">
        <w:rPr>
          <w:sz w:val="22"/>
          <w:szCs w:val="22"/>
        </w:rPr>
        <w:t>: LightGBM’s poor performance highlights challenges in applying boosting to this dataset, guiding future model selection.</w:t>
      </w:r>
    </w:p>
    <w:p w14:paraId="64BB0E50" w14:textId="77777777" w:rsidR="00CB65A4" w:rsidRPr="00A10995" w:rsidRDefault="00CB65A4" w:rsidP="00CB65A4">
      <w:pPr>
        <w:rPr>
          <w:sz w:val="22"/>
          <w:szCs w:val="22"/>
        </w:rPr>
      </w:pPr>
      <w:r w:rsidRPr="00A10995">
        <w:rPr>
          <w:b/>
          <w:bCs/>
          <w:sz w:val="22"/>
          <w:szCs w:val="22"/>
        </w:rPr>
        <w:t>Utility</w:t>
      </w:r>
      <w:r w:rsidRPr="00A10995">
        <w:rPr>
          <w:sz w:val="22"/>
          <w:szCs w:val="22"/>
        </w:rPr>
        <w:t>: This output advises institutions to avoid LightGBM for this task, focusing on more reliable models like Random Forest for dropout prediction.</w:t>
      </w:r>
    </w:p>
    <w:p w14:paraId="772110DD" w14:textId="77777777" w:rsidR="00CB65A4" w:rsidRPr="00A10995" w:rsidRDefault="00CB65A4" w:rsidP="00CB65A4">
      <w:pPr>
        <w:rPr>
          <w:b/>
          <w:bCs/>
          <w:sz w:val="22"/>
          <w:szCs w:val="22"/>
        </w:rPr>
      </w:pPr>
      <w:r w:rsidRPr="00A10995">
        <w:rPr>
          <w:b/>
          <w:bCs/>
          <w:sz w:val="22"/>
          <w:szCs w:val="22"/>
        </w:rPr>
        <w:t>7.4 Visualization Outputs</w:t>
      </w:r>
    </w:p>
    <w:p w14:paraId="4A90ED83" w14:textId="77777777" w:rsidR="00CB65A4" w:rsidRPr="00A10995" w:rsidRDefault="00CB65A4" w:rsidP="00CB65A4">
      <w:pPr>
        <w:rPr>
          <w:sz w:val="22"/>
          <w:szCs w:val="22"/>
        </w:rPr>
      </w:pPr>
      <w:r w:rsidRPr="00A10995">
        <w:rPr>
          <w:sz w:val="22"/>
          <w:szCs w:val="22"/>
        </w:rPr>
        <w:t>The script generated 15 visualizations, represented below as ASCII art or text descriptions to convey their content without external files.</w:t>
      </w:r>
    </w:p>
    <w:p w14:paraId="34F4A4EA" w14:textId="77777777" w:rsidR="00CB65A4" w:rsidRPr="00A10995" w:rsidRDefault="00CB65A4" w:rsidP="00CB65A4">
      <w:pPr>
        <w:rPr>
          <w:b/>
          <w:bCs/>
          <w:sz w:val="22"/>
          <w:szCs w:val="22"/>
        </w:rPr>
      </w:pPr>
      <w:r w:rsidRPr="00A10995">
        <w:rPr>
          <w:b/>
          <w:bCs/>
          <w:sz w:val="22"/>
          <w:szCs w:val="22"/>
        </w:rPr>
        <w:t>Visualization 1: Boxplot of Admission Grades</w:t>
      </w:r>
    </w:p>
    <w:p w14:paraId="06510605" w14:textId="6D60AAA8" w:rsidR="008A1DB8" w:rsidRPr="00A10995" w:rsidRDefault="008A1DB8" w:rsidP="00CB65A4">
      <w:pPr>
        <w:rPr>
          <w:b/>
          <w:bCs/>
          <w:sz w:val="22"/>
          <w:szCs w:val="22"/>
        </w:rPr>
      </w:pPr>
      <w:r w:rsidRPr="00A10995">
        <w:rPr>
          <w:noProof/>
          <w:sz w:val="22"/>
          <w:szCs w:val="22"/>
        </w:rPr>
        <w:drawing>
          <wp:inline distT="0" distB="0" distL="0" distR="0" wp14:anchorId="307FDBC1" wp14:editId="341E442B">
            <wp:extent cx="3926549" cy="2393950"/>
            <wp:effectExtent l="0" t="0" r="0" b="6350"/>
            <wp:docPr id="1594137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6871" cy="2406340"/>
                    </a:xfrm>
                    <a:prstGeom prst="rect">
                      <a:avLst/>
                    </a:prstGeom>
                    <a:noFill/>
                    <a:ln>
                      <a:noFill/>
                    </a:ln>
                  </pic:spPr>
                </pic:pic>
              </a:graphicData>
            </a:graphic>
          </wp:inline>
        </w:drawing>
      </w:r>
    </w:p>
    <w:p w14:paraId="342F5D19" w14:textId="77777777" w:rsidR="00CB65A4" w:rsidRPr="00A10995" w:rsidRDefault="00CB65A4" w:rsidP="00CB65A4">
      <w:pPr>
        <w:rPr>
          <w:sz w:val="22"/>
          <w:szCs w:val="22"/>
        </w:rPr>
      </w:pPr>
      <w:r w:rsidRPr="00A10995">
        <w:rPr>
          <w:b/>
          <w:bCs/>
          <w:sz w:val="22"/>
          <w:szCs w:val="22"/>
        </w:rPr>
        <w:t>Description</w:t>
      </w:r>
      <w:r w:rsidRPr="00A10995">
        <w:rPr>
          <w:sz w:val="22"/>
          <w:szCs w:val="22"/>
        </w:rPr>
        <w:t>: The boxplot shows Admission.grade with a median of ~126.1, IQR from 117.9 to 134.0, and outliers above 150, some reaching 190.0. The box spans the IQR, with whiskers extending to the min (95.0) and max (190.0, excluding outliers). Asterisks (*) represent outliers.</w:t>
      </w:r>
    </w:p>
    <w:p w14:paraId="18135D6E" w14:textId="77777777" w:rsidR="00CB65A4" w:rsidRPr="00A10995" w:rsidRDefault="00CB65A4" w:rsidP="00CB65A4">
      <w:pPr>
        <w:rPr>
          <w:sz w:val="22"/>
          <w:szCs w:val="22"/>
        </w:rPr>
      </w:pPr>
      <w:r w:rsidRPr="00A10995">
        <w:rPr>
          <w:b/>
          <w:bCs/>
          <w:sz w:val="22"/>
          <w:szCs w:val="22"/>
        </w:rPr>
        <w:t>Explanation</w:t>
      </w:r>
      <w:r w:rsidRPr="00A10995">
        <w:rPr>
          <w:sz w:val="22"/>
          <w:szCs w:val="22"/>
        </w:rPr>
        <w:t>: The right-skewed distribution indicates most students have moderate grades, with a few high performers. Outliers suggest exceptional preparedness, potentially linked to lower dropout risk.</w:t>
      </w:r>
    </w:p>
    <w:p w14:paraId="39F3F42B" w14:textId="77777777" w:rsidR="00CB65A4" w:rsidRPr="00A10995" w:rsidRDefault="00CB65A4" w:rsidP="00CB65A4">
      <w:pPr>
        <w:rPr>
          <w:sz w:val="22"/>
          <w:szCs w:val="22"/>
        </w:rPr>
      </w:pPr>
      <w:r w:rsidRPr="00A10995">
        <w:rPr>
          <w:b/>
          <w:bCs/>
          <w:sz w:val="22"/>
          <w:szCs w:val="22"/>
        </w:rPr>
        <w:t>Importance</w:t>
      </w:r>
      <w:r w:rsidRPr="00A10995">
        <w:rPr>
          <w:sz w:val="22"/>
          <w:szCs w:val="22"/>
        </w:rPr>
        <w:t>: This visualization identifies students with low grades as dropout risks, guiding academic support interventions.</w:t>
      </w:r>
    </w:p>
    <w:p w14:paraId="5EEAD9BB" w14:textId="77777777" w:rsidR="00CB65A4" w:rsidRPr="00A10995" w:rsidRDefault="00CB65A4" w:rsidP="00CB65A4">
      <w:pPr>
        <w:rPr>
          <w:sz w:val="22"/>
          <w:szCs w:val="22"/>
        </w:rPr>
      </w:pPr>
      <w:r w:rsidRPr="00A10995">
        <w:rPr>
          <w:b/>
          <w:bCs/>
          <w:sz w:val="22"/>
          <w:szCs w:val="22"/>
        </w:rPr>
        <w:t>Utility</w:t>
      </w:r>
      <w:r w:rsidRPr="00A10995">
        <w:rPr>
          <w:sz w:val="22"/>
          <w:szCs w:val="22"/>
        </w:rPr>
        <w:t>: Institutions can target tutoring for students below the median grade, reducing dropout likelihood.</w:t>
      </w:r>
    </w:p>
    <w:p w14:paraId="72AFB90A" w14:textId="77777777" w:rsidR="00CB65A4" w:rsidRPr="00A10995" w:rsidRDefault="00CB65A4" w:rsidP="00CB65A4">
      <w:pPr>
        <w:rPr>
          <w:b/>
          <w:bCs/>
          <w:sz w:val="22"/>
          <w:szCs w:val="22"/>
        </w:rPr>
      </w:pPr>
      <w:r w:rsidRPr="00A10995">
        <w:rPr>
          <w:b/>
          <w:bCs/>
          <w:sz w:val="22"/>
          <w:szCs w:val="22"/>
        </w:rPr>
        <w:t>Visualization 2: Histogram of Age at Enrolment</w:t>
      </w:r>
    </w:p>
    <w:p w14:paraId="5A5ABA3B" w14:textId="77777777" w:rsidR="00CB65A4" w:rsidRPr="00A10995" w:rsidRDefault="00CB65A4" w:rsidP="00CB65A4">
      <w:pPr>
        <w:rPr>
          <w:sz w:val="22"/>
          <w:szCs w:val="22"/>
        </w:rPr>
      </w:pPr>
      <w:r w:rsidRPr="00A10995">
        <w:rPr>
          <w:b/>
          <w:bCs/>
          <w:sz w:val="22"/>
          <w:szCs w:val="22"/>
        </w:rPr>
        <w:t>ASCII Representation</w:t>
      </w:r>
    </w:p>
    <w:p w14:paraId="1CE7BE6D" w14:textId="51E6CD83" w:rsidR="00CB65A4" w:rsidRPr="00A10995" w:rsidRDefault="00CB65A4" w:rsidP="00CB65A4">
      <w:pPr>
        <w:rPr>
          <w:sz w:val="22"/>
          <w:szCs w:val="22"/>
        </w:rPr>
      </w:pPr>
      <w:r w:rsidRPr="00A10995">
        <w:rPr>
          <w:b/>
          <w:bCs/>
          <w:sz w:val="22"/>
          <w:szCs w:val="22"/>
        </w:rPr>
        <w:t>Description</w:t>
      </w:r>
      <w:r w:rsidRPr="00A10995">
        <w:rPr>
          <w:sz w:val="22"/>
          <w:szCs w:val="22"/>
        </w:rPr>
        <w:t>: The histogram shows Age.at.enrollment with a peak at 18–19 (~2,000 students), steeply declining after 25, and rare cases beyond 60. Bins are approximately 1-year intervals, with frequency on the y-axis.</w:t>
      </w:r>
    </w:p>
    <w:p w14:paraId="018127F4" w14:textId="77777777" w:rsidR="00CB65A4" w:rsidRPr="00A10995" w:rsidRDefault="00CB65A4" w:rsidP="00CB65A4">
      <w:pPr>
        <w:rPr>
          <w:sz w:val="22"/>
          <w:szCs w:val="22"/>
        </w:rPr>
      </w:pPr>
      <w:r w:rsidRPr="00A10995">
        <w:rPr>
          <w:b/>
          <w:bCs/>
          <w:sz w:val="22"/>
          <w:szCs w:val="22"/>
        </w:rPr>
        <w:lastRenderedPageBreak/>
        <w:t>Explanation</w:t>
      </w:r>
      <w:r w:rsidRPr="00A10995">
        <w:rPr>
          <w:sz w:val="22"/>
          <w:szCs w:val="22"/>
        </w:rPr>
        <w:t>: The right-skewed distribution indicates most students enrol young, likely from secondary education, while older students are outliers, possibly at higher dropout risk.</w:t>
      </w:r>
    </w:p>
    <w:p w14:paraId="52E672A3" w14:textId="77777777" w:rsidR="00CB65A4" w:rsidRPr="00A10995" w:rsidRDefault="00CB65A4" w:rsidP="00CB65A4">
      <w:pPr>
        <w:rPr>
          <w:sz w:val="22"/>
          <w:szCs w:val="22"/>
        </w:rPr>
      </w:pPr>
      <w:r w:rsidRPr="00A10995">
        <w:rPr>
          <w:b/>
          <w:bCs/>
          <w:sz w:val="22"/>
          <w:szCs w:val="22"/>
        </w:rPr>
        <w:t>Importance</w:t>
      </w:r>
      <w:r w:rsidRPr="00A10995">
        <w:rPr>
          <w:sz w:val="22"/>
          <w:szCs w:val="22"/>
        </w:rPr>
        <w:t>: Age is a key predictor, as younger students may have higher retention rates.</w:t>
      </w:r>
    </w:p>
    <w:p w14:paraId="6DC8BD7E" w14:textId="77777777" w:rsidR="00CB65A4" w:rsidRPr="00A10995" w:rsidRDefault="00CB65A4" w:rsidP="00CB65A4">
      <w:pPr>
        <w:rPr>
          <w:sz w:val="22"/>
          <w:szCs w:val="22"/>
        </w:rPr>
      </w:pPr>
      <w:r w:rsidRPr="00A10995">
        <w:rPr>
          <w:b/>
          <w:bCs/>
          <w:sz w:val="22"/>
          <w:szCs w:val="22"/>
        </w:rPr>
        <w:t>Utility</w:t>
      </w:r>
      <w:r w:rsidRPr="00A10995">
        <w:rPr>
          <w:sz w:val="22"/>
          <w:szCs w:val="22"/>
        </w:rPr>
        <w:t>: This output informs tailored support for older students, such as flexible scheduling, to reduce dropout.</w:t>
      </w:r>
    </w:p>
    <w:p w14:paraId="491A6DC1" w14:textId="77777777" w:rsidR="00CB65A4" w:rsidRPr="00A10995" w:rsidRDefault="00CB65A4" w:rsidP="00CB65A4">
      <w:pPr>
        <w:rPr>
          <w:b/>
          <w:bCs/>
          <w:sz w:val="22"/>
          <w:szCs w:val="22"/>
        </w:rPr>
      </w:pPr>
      <w:r w:rsidRPr="00A10995">
        <w:rPr>
          <w:b/>
          <w:bCs/>
          <w:sz w:val="22"/>
          <w:szCs w:val="22"/>
        </w:rPr>
        <w:t>Visualization 3: Pie Chart of Target Variable</w:t>
      </w:r>
    </w:p>
    <w:p w14:paraId="40A6CD15" w14:textId="71950781" w:rsidR="00A02CAE" w:rsidRPr="00A10995" w:rsidRDefault="00A02CAE" w:rsidP="00A02CAE">
      <w:pPr>
        <w:rPr>
          <w:b/>
          <w:bCs/>
          <w:sz w:val="22"/>
          <w:szCs w:val="22"/>
        </w:rPr>
      </w:pPr>
      <w:r w:rsidRPr="00A10995">
        <w:rPr>
          <w:b/>
          <w:bCs/>
          <w:noProof/>
          <w:sz w:val="22"/>
          <w:szCs w:val="22"/>
        </w:rPr>
        <w:drawing>
          <wp:inline distT="0" distB="0" distL="0" distR="0" wp14:anchorId="724AF506" wp14:editId="0B754CDF">
            <wp:extent cx="4093192" cy="2495550"/>
            <wp:effectExtent l="0" t="0" r="3175" b="0"/>
            <wp:docPr id="11914139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0119" cy="2499773"/>
                    </a:xfrm>
                    <a:prstGeom prst="rect">
                      <a:avLst/>
                    </a:prstGeom>
                    <a:noFill/>
                    <a:ln>
                      <a:noFill/>
                    </a:ln>
                  </pic:spPr>
                </pic:pic>
              </a:graphicData>
            </a:graphic>
          </wp:inline>
        </w:drawing>
      </w:r>
    </w:p>
    <w:p w14:paraId="3596B455" w14:textId="77777777" w:rsidR="00A02CAE" w:rsidRPr="00A10995" w:rsidRDefault="00A02CAE" w:rsidP="00CB65A4">
      <w:pPr>
        <w:rPr>
          <w:b/>
          <w:bCs/>
          <w:sz w:val="22"/>
          <w:szCs w:val="22"/>
        </w:rPr>
      </w:pPr>
    </w:p>
    <w:p w14:paraId="15F15D02" w14:textId="77777777" w:rsidR="00CB65A4" w:rsidRPr="00A10995" w:rsidRDefault="00CB65A4" w:rsidP="00CB65A4">
      <w:pPr>
        <w:rPr>
          <w:sz w:val="22"/>
          <w:szCs w:val="22"/>
        </w:rPr>
      </w:pPr>
      <w:r w:rsidRPr="00A10995">
        <w:rPr>
          <w:b/>
          <w:bCs/>
          <w:sz w:val="22"/>
          <w:szCs w:val="22"/>
        </w:rPr>
        <w:t>Text Description</w:t>
      </w:r>
    </w:p>
    <w:p w14:paraId="6789CBAC" w14:textId="77777777" w:rsidR="00CB65A4" w:rsidRPr="00A10995" w:rsidRDefault="00CB65A4" w:rsidP="00CB65A4">
      <w:pPr>
        <w:numPr>
          <w:ilvl w:val="0"/>
          <w:numId w:val="17"/>
        </w:numPr>
        <w:rPr>
          <w:sz w:val="22"/>
          <w:szCs w:val="22"/>
        </w:rPr>
      </w:pPr>
      <w:r w:rsidRPr="00A10995">
        <w:rPr>
          <w:sz w:val="22"/>
          <w:szCs w:val="22"/>
        </w:rPr>
        <w:t>Graduate: 49.9% (2,209 students), largest segment, coloured green.</w:t>
      </w:r>
    </w:p>
    <w:p w14:paraId="2C577D4C" w14:textId="77777777" w:rsidR="00CB65A4" w:rsidRPr="00A10995" w:rsidRDefault="00CB65A4" w:rsidP="00CB65A4">
      <w:pPr>
        <w:numPr>
          <w:ilvl w:val="0"/>
          <w:numId w:val="17"/>
        </w:numPr>
        <w:rPr>
          <w:sz w:val="22"/>
          <w:szCs w:val="22"/>
        </w:rPr>
      </w:pPr>
      <w:r w:rsidRPr="00A10995">
        <w:rPr>
          <w:sz w:val="22"/>
          <w:szCs w:val="22"/>
        </w:rPr>
        <w:t>Dropout: 32.1% (1,421 students), second largest, coloured red.</w:t>
      </w:r>
    </w:p>
    <w:p w14:paraId="336E9118" w14:textId="77777777" w:rsidR="00CB65A4" w:rsidRPr="00A10995" w:rsidRDefault="00CB65A4" w:rsidP="00CB65A4">
      <w:pPr>
        <w:numPr>
          <w:ilvl w:val="0"/>
          <w:numId w:val="17"/>
        </w:numPr>
        <w:rPr>
          <w:sz w:val="22"/>
          <w:szCs w:val="22"/>
        </w:rPr>
      </w:pPr>
      <w:r w:rsidRPr="00A10995">
        <w:rPr>
          <w:sz w:val="22"/>
          <w:szCs w:val="22"/>
        </w:rPr>
        <w:t>Enrolled: 17.9% (794 students), smallest, coloured blue.</w:t>
      </w:r>
    </w:p>
    <w:p w14:paraId="33C1204F" w14:textId="77777777" w:rsidR="00CB65A4" w:rsidRPr="00A10995" w:rsidRDefault="00CB65A4" w:rsidP="00CB65A4">
      <w:pPr>
        <w:numPr>
          <w:ilvl w:val="0"/>
          <w:numId w:val="17"/>
        </w:numPr>
        <w:rPr>
          <w:sz w:val="22"/>
          <w:szCs w:val="22"/>
        </w:rPr>
      </w:pPr>
      <w:r w:rsidRPr="00A10995">
        <w:rPr>
          <w:sz w:val="22"/>
          <w:szCs w:val="22"/>
        </w:rPr>
        <w:t>Structure: A circular chart with three wedges, labelled with percentages and counts, centred on a white background.</w:t>
      </w:r>
    </w:p>
    <w:p w14:paraId="13014155" w14:textId="77777777" w:rsidR="00CB65A4" w:rsidRPr="00A10995" w:rsidRDefault="00CB65A4" w:rsidP="00CB65A4">
      <w:pPr>
        <w:rPr>
          <w:sz w:val="22"/>
          <w:szCs w:val="22"/>
        </w:rPr>
      </w:pPr>
      <w:r w:rsidRPr="00A10995">
        <w:rPr>
          <w:b/>
          <w:bCs/>
          <w:sz w:val="22"/>
          <w:szCs w:val="22"/>
        </w:rPr>
        <w:t>Explanation</w:t>
      </w:r>
      <w:r w:rsidRPr="00A10995">
        <w:rPr>
          <w:sz w:val="22"/>
          <w:szCs w:val="22"/>
        </w:rPr>
        <w:t>: The pie chart quantifies the class distribution, showing a majority of Graduates but a significant Dropout rate, with Enrolled as the smallest group.</w:t>
      </w:r>
    </w:p>
    <w:p w14:paraId="32340A0F" w14:textId="77777777" w:rsidR="00CB65A4" w:rsidRPr="00A10995" w:rsidRDefault="00CB65A4" w:rsidP="00CB65A4">
      <w:pPr>
        <w:rPr>
          <w:sz w:val="22"/>
          <w:szCs w:val="22"/>
        </w:rPr>
      </w:pPr>
      <w:r w:rsidRPr="00A10995">
        <w:rPr>
          <w:b/>
          <w:bCs/>
          <w:sz w:val="22"/>
          <w:szCs w:val="22"/>
        </w:rPr>
        <w:t>Importance</w:t>
      </w:r>
      <w:r w:rsidRPr="00A10995">
        <w:rPr>
          <w:sz w:val="22"/>
          <w:szCs w:val="22"/>
        </w:rPr>
        <w:t>: This visualization highlights the 32.1% dropout rate, emphasizing the need for predictive models.</w:t>
      </w:r>
    </w:p>
    <w:p w14:paraId="1172B36D" w14:textId="77777777" w:rsidR="00CB65A4" w:rsidRPr="00A10995" w:rsidRDefault="00CB65A4" w:rsidP="00CB65A4">
      <w:pPr>
        <w:rPr>
          <w:sz w:val="22"/>
          <w:szCs w:val="22"/>
        </w:rPr>
      </w:pPr>
      <w:r w:rsidRPr="00A10995">
        <w:rPr>
          <w:b/>
          <w:bCs/>
          <w:sz w:val="22"/>
          <w:szCs w:val="22"/>
        </w:rPr>
        <w:t>Utility</w:t>
      </w:r>
      <w:r w:rsidRPr="00A10995">
        <w:rPr>
          <w:sz w:val="22"/>
          <w:szCs w:val="22"/>
        </w:rPr>
        <w:t>: It helps institutions set retention goals, prioritizing interventions to reduce the Dropout segment.</w:t>
      </w:r>
    </w:p>
    <w:p w14:paraId="785A0521" w14:textId="77777777" w:rsidR="00CB65A4" w:rsidRPr="00A10995" w:rsidRDefault="00CB65A4" w:rsidP="00CB65A4">
      <w:pPr>
        <w:rPr>
          <w:b/>
          <w:bCs/>
          <w:sz w:val="22"/>
          <w:szCs w:val="22"/>
        </w:rPr>
      </w:pPr>
      <w:r w:rsidRPr="00A10995">
        <w:rPr>
          <w:b/>
          <w:bCs/>
          <w:sz w:val="22"/>
          <w:szCs w:val="22"/>
        </w:rPr>
        <w:t>Visualization 4: Correlation Heatmap</w:t>
      </w:r>
    </w:p>
    <w:p w14:paraId="304CF46F" w14:textId="739489F3" w:rsidR="00A02CAE" w:rsidRPr="00A10995" w:rsidRDefault="00A02CAE" w:rsidP="00A02CAE">
      <w:pPr>
        <w:rPr>
          <w:b/>
          <w:bCs/>
          <w:sz w:val="22"/>
          <w:szCs w:val="22"/>
        </w:rPr>
      </w:pPr>
      <w:r w:rsidRPr="00A10995">
        <w:rPr>
          <w:b/>
          <w:bCs/>
          <w:noProof/>
          <w:sz w:val="22"/>
          <w:szCs w:val="22"/>
        </w:rPr>
        <w:lastRenderedPageBreak/>
        <w:drawing>
          <wp:inline distT="0" distB="0" distL="0" distR="0" wp14:anchorId="2ADE6171" wp14:editId="4FBBD2D8">
            <wp:extent cx="5731510" cy="3494405"/>
            <wp:effectExtent l="0" t="0" r="2540" b="0"/>
            <wp:docPr id="10364656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94405"/>
                    </a:xfrm>
                    <a:prstGeom prst="rect">
                      <a:avLst/>
                    </a:prstGeom>
                    <a:noFill/>
                    <a:ln>
                      <a:noFill/>
                    </a:ln>
                  </pic:spPr>
                </pic:pic>
              </a:graphicData>
            </a:graphic>
          </wp:inline>
        </w:drawing>
      </w:r>
    </w:p>
    <w:p w14:paraId="200D5923" w14:textId="77777777" w:rsidR="00A02CAE" w:rsidRPr="00A10995" w:rsidRDefault="00A02CAE" w:rsidP="00CB65A4">
      <w:pPr>
        <w:rPr>
          <w:b/>
          <w:bCs/>
          <w:sz w:val="22"/>
          <w:szCs w:val="22"/>
        </w:rPr>
      </w:pPr>
    </w:p>
    <w:p w14:paraId="3083CD75" w14:textId="77777777" w:rsidR="00CB65A4" w:rsidRPr="00A10995" w:rsidRDefault="00CB65A4" w:rsidP="00CB65A4">
      <w:pPr>
        <w:rPr>
          <w:sz w:val="22"/>
          <w:szCs w:val="22"/>
        </w:rPr>
      </w:pPr>
      <w:r w:rsidRPr="00A10995">
        <w:rPr>
          <w:b/>
          <w:bCs/>
          <w:sz w:val="22"/>
          <w:szCs w:val="22"/>
        </w:rPr>
        <w:t>Text Description</w:t>
      </w:r>
    </w:p>
    <w:p w14:paraId="4B6DCEC1" w14:textId="77777777" w:rsidR="00CB65A4" w:rsidRPr="00A10995" w:rsidRDefault="00CB65A4" w:rsidP="00CB65A4">
      <w:pPr>
        <w:numPr>
          <w:ilvl w:val="0"/>
          <w:numId w:val="18"/>
        </w:numPr>
        <w:rPr>
          <w:sz w:val="22"/>
          <w:szCs w:val="22"/>
        </w:rPr>
      </w:pPr>
      <w:r w:rsidRPr="00A10995">
        <w:rPr>
          <w:b/>
          <w:bCs/>
          <w:sz w:val="22"/>
          <w:szCs w:val="22"/>
        </w:rPr>
        <w:t>Variables</w:t>
      </w:r>
      <w:r w:rsidRPr="00A10995">
        <w:rPr>
          <w:sz w:val="22"/>
          <w:szCs w:val="22"/>
        </w:rPr>
        <w:t>: Numeric features (e.g., Curricular.units.1st.sem..grade., Curricular.units.2nd.sem..grade., Admission.grade).</w:t>
      </w:r>
    </w:p>
    <w:p w14:paraId="4EA1A65E" w14:textId="77777777" w:rsidR="00CB65A4" w:rsidRPr="00A10995" w:rsidRDefault="00CB65A4" w:rsidP="00CB65A4">
      <w:pPr>
        <w:numPr>
          <w:ilvl w:val="0"/>
          <w:numId w:val="18"/>
        </w:numPr>
        <w:rPr>
          <w:sz w:val="22"/>
          <w:szCs w:val="22"/>
        </w:rPr>
      </w:pPr>
      <w:r w:rsidRPr="00A10995">
        <w:rPr>
          <w:b/>
          <w:bCs/>
          <w:sz w:val="22"/>
          <w:szCs w:val="22"/>
        </w:rPr>
        <w:t>Color Scale</w:t>
      </w:r>
      <w:r w:rsidRPr="00A10995">
        <w:rPr>
          <w:sz w:val="22"/>
          <w:szCs w:val="22"/>
        </w:rPr>
        <w:t>: Red (positive correlation, up to 1), blue (negative, down to -1), white (near 0).</w:t>
      </w:r>
    </w:p>
    <w:p w14:paraId="2A783F56" w14:textId="77777777" w:rsidR="00CB65A4" w:rsidRPr="00A10995" w:rsidRDefault="00CB65A4" w:rsidP="00CB65A4">
      <w:pPr>
        <w:numPr>
          <w:ilvl w:val="0"/>
          <w:numId w:val="18"/>
        </w:numPr>
        <w:rPr>
          <w:sz w:val="22"/>
          <w:szCs w:val="22"/>
        </w:rPr>
      </w:pPr>
      <w:r w:rsidRPr="00A10995">
        <w:rPr>
          <w:b/>
          <w:bCs/>
          <w:sz w:val="22"/>
          <w:szCs w:val="22"/>
        </w:rPr>
        <w:t>Key Correlations</w:t>
      </w:r>
      <w:r w:rsidRPr="00A10995">
        <w:rPr>
          <w:sz w:val="22"/>
          <w:szCs w:val="22"/>
        </w:rPr>
        <w:t>:</w:t>
      </w:r>
    </w:p>
    <w:p w14:paraId="6222A241" w14:textId="77777777" w:rsidR="00CB65A4" w:rsidRPr="00A10995" w:rsidRDefault="00CB65A4" w:rsidP="00CB65A4">
      <w:pPr>
        <w:numPr>
          <w:ilvl w:val="1"/>
          <w:numId w:val="18"/>
        </w:numPr>
        <w:rPr>
          <w:sz w:val="22"/>
          <w:szCs w:val="22"/>
        </w:rPr>
      </w:pPr>
      <w:r w:rsidRPr="00A10995">
        <w:rPr>
          <w:sz w:val="22"/>
          <w:szCs w:val="22"/>
        </w:rPr>
        <w:t>Curricular.units.1st.sem..grade. and Curricular.units.2nd.sem..grade.: ~0.8 (strong positive, red).</w:t>
      </w:r>
    </w:p>
    <w:p w14:paraId="65B7738C" w14:textId="77777777" w:rsidR="00CB65A4" w:rsidRPr="00A10995" w:rsidRDefault="00CB65A4" w:rsidP="00CB65A4">
      <w:pPr>
        <w:numPr>
          <w:ilvl w:val="1"/>
          <w:numId w:val="18"/>
        </w:numPr>
        <w:rPr>
          <w:sz w:val="22"/>
          <w:szCs w:val="22"/>
        </w:rPr>
      </w:pPr>
      <w:r w:rsidRPr="00A10995">
        <w:rPr>
          <w:sz w:val="22"/>
          <w:szCs w:val="22"/>
        </w:rPr>
        <w:t>Admission.grade and Curricular.units.1st.sem..grade.: ~0.3 (moderate positive, light red).</w:t>
      </w:r>
    </w:p>
    <w:p w14:paraId="49D8BD31" w14:textId="77777777" w:rsidR="00CB65A4" w:rsidRPr="00A10995" w:rsidRDefault="00CB65A4" w:rsidP="00CB65A4">
      <w:pPr>
        <w:numPr>
          <w:ilvl w:val="1"/>
          <w:numId w:val="18"/>
        </w:numPr>
        <w:rPr>
          <w:sz w:val="22"/>
          <w:szCs w:val="22"/>
        </w:rPr>
      </w:pPr>
      <w:r w:rsidRPr="00A10995">
        <w:rPr>
          <w:sz w:val="22"/>
          <w:szCs w:val="22"/>
        </w:rPr>
        <w:t>Scholarship.holder and Curricular.units.1st.sem..grade.: ~0.1 (weak, near white).</w:t>
      </w:r>
    </w:p>
    <w:p w14:paraId="1ADED9E5" w14:textId="77777777" w:rsidR="00CB65A4" w:rsidRPr="00A10995" w:rsidRDefault="00CB65A4" w:rsidP="00CB65A4">
      <w:pPr>
        <w:numPr>
          <w:ilvl w:val="0"/>
          <w:numId w:val="18"/>
        </w:numPr>
        <w:rPr>
          <w:sz w:val="22"/>
          <w:szCs w:val="22"/>
        </w:rPr>
      </w:pPr>
      <w:r w:rsidRPr="00A10995">
        <w:rPr>
          <w:b/>
          <w:bCs/>
          <w:sz w:val="22"/>
          <w:szCs w:val="22"/>
        </w:rPr>
        <w:t>Structure</w:t>
      </w:r>
      <w:r w:rsidRPr="00A10995">
        <w:rPr>
          <w:sz w:val="22"/>
          <w:szCs w:val="22"/>
        </w:rPr>
        <w:t>: A square matrix with variables on both axes, color-coded cells, and a legend indicating correlation values.</w:t>
      </w:r>
    </w:p>
    <w:p w14:paraId="7259D88A" w14:textId="77777777" w:rsidR="00CB65A4" w:rsidRPr="00A10995" w:rsidRDefault="00CB65A4" w:rsidP="00CB65A4">
      <w:pPr>
        <w:rPr>
          <w:sz w:val="22"/>
          <w:szCs w:val="22"/>
        </w:rPr>
      </w:pPr>
      <w:r w:rsidRPr="00A10995">
        <w:rPr>
          <w:b/>
          <w:bCs/>
          <w:sz w:val="22"/>
          <w:szCs w:val="22"/>
        </w:rPr>
        <w:t>Explanation</w:t>
      </w:r>
      <w:r w:rsidRPr="00A10995">
        <w:rPr>
          <w:sz w:val="22"/>
          <w:szCs w:val="22"/>
        </w:rPr>
        <w:t>: Strong correlations between semester grades suggest consistent performance, while weaker correlations with socio-economic variables indicate independent influences.</w:t>
      </w:r>
    </w:p>
    <w:p w14:paraId="7BD528BB" w14:textId="77777777" w:rsidR="00CB65A4" w:rsidRPr="00A10995" w:rsidRDefault="00CB65A4" w:rsidP="00CB65A4">
      <w:pPr>
        <w:rPr>
          <w:sz w:val="22"/>
          <w:szCs w:val="22"/>
        </w:rPr>
      </w:pPr>
      <w:r w:rsidRPr="00A10995">
        <w:rPr>
          <w:b/>
          <w:bCs/>
          <w:sz w:val="22"/>
          <w:szCs w:val="22"/>
        </w:rPr>
        <w:t>Importance</w:t>
      </w:r>
      <w:r w:rsidRPr="00A10995">
        <w:rPr>
          <w:sz w:val="22"/>
          <w:szCs w:val="22"/>
        </w:rPr>
        <w:t>: This visualization guides feature selection, prioritizing academic variables for dropout prediction.</w:t>
      </w:r>
    </w:p>
    <w:p w14:paraId="3B887EDA" w14:textId="77777777" w:rsidR="00CB65A4" w:rsidRPr="00A10995" w:rsidRDefault="00CB65A4" w:rsidP="00CB65A4">
      <w:pPr>
        <w:rPr>
          <w:sz w:val="22"/>
          <w:szCs w:val="22"/>
        </w:rPr>
      </w:pPr>
      <w:r w:rsidRPr="00A10995">
        <w:rPr>
          <w:b/>
          <w:bCs/>
          <w:sz w:val="22"/>
          <w:szCs w:val="22"/>
        </w:rPr>
        <w:t>Utility</w:t>
      </w:r>
      <w:r w:rsidRPr="00A10995">
        <w:rPr>
          <w:sz w:val="22"/>
          <w:szCs w:val="22"/>
        </w:rPr>
        <w:t>: Institutions can focus interventions on students with declining grades, enhancing retention strategies.</w:t>
      </w:r>
    </w:p>
    <w:p w14:paraId="7E7740D7" w14:textId="77777777" w:rsidR="00CB65A4" w:rsidRPr="00A10995" w:rsidRDefault="00CB65A4" w:rsidP="00CB65A4">
      <w:pPr>
        <w:rPr>
          <w:b/>
          <w:bCs/>
          <w:sz w:val="22"/>
          <w:szCs w:val="22"/>
        </w:rPr>
      </w:pPr>
      <w:r w:rsidRPr="00A10995">
        <w:rPr>
          <w:b/>
          <w:bCs/>
          <w:sz w:val="22"/>
          <w:szCs w:val="22"/>
        </w:rPr>
        <w:lastRenderedPageBreak/>
        <w:t>Visualization 5: Bar Chart of Model Accuracies</w:t>
      </w:r>
    </w:p>
    <w:p w14:paraId="3FFF7B88" w14:textId="3A7649FB" w:rsidR="00CB65A4" w:rsidRDefault="00CB65A4" w:rsidP="00CB65A4">
      <w:pPr>
        <w:rPr>
          <w:b/>
          <w:bCs/>
          <w:sz w:val="22"/>
          <w:szCs w:val="22"/>
        </w:rPr>
      </w:pPr>
      <w:r w:rsidRPr="00A10995">
        <w:rPr>
          <w:b/>
          <w:bCs/>
          <w:sz w:val="22"/>
          <w:szCs w:val="22"/>
        </w:rPr>
        <w:t>ASCII Representation</w:t>
      </w:r>
      <w:r w:rsidR="00A02CAE" w:rsidRPr="00A10995">
        <w:rPr>
          <w:b/>
          <w:bCs/>
          <w:sz w:val="22"/>
          <w:szCs w:val="22"/>
        </w:rPr>
        <w:t>:</w:t>
      </w:r>
    </w:p>
    <w:p w14:paraId="73F7947B" w14:textId="469BED9A" w:rsidR="00A66EB8" w:rsidRPr="00A10995" w:rsidRDefault="00A66EB8" w:rsidP="00CB65A4">
      <w:pPr>
        <w:rPr>
          <w:b/>
          <w:bCs/>
          <w:sz w:val="22"/>
          <w:szCs w:val="22"/>
        </w:rPr>
      </w:pPr>
      <w:r w:rsidRPr="00A10995">
        <w:rPr>
          <w:noProof/>
          <w:sz w:val="22"/>
          <w:szCs w:val="22"/>
        </w:rPr>
        <w:drawing>
          <wp:inline distT="0" distB="0" distL="0" distR="0" wp14:anchorId="66F70549" wp14:editId="66E521E5">
            <wp:extent cx="5731510" cy="3494405"/>
            <wp:effectExtent l="0" t="0" r="2540" b="0"/>
            <wp:docPr id="4870328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94405"/>
                    </a:xfrm>
                    <a:prstGeom prst="rect">
                      <a:avLst/>
                    </a:prstGeom>
                    <a:noFill/>
                    <a:ln>
                      <a:noFill/>
                    </a:ln>
                  </pic:spPr>
                </pic:pic>
              </a:graphicData>
            </a:graphic>
          </wp:inline>
        </w:drawing>
      </w:r>
    </w:p>
    <w:p w14:paraId="2E4FB933" w14:textId="30AE1D74" w:rsidR="00A02CAE" w:rsidRPr="00A10995" w:rsidRDefault="00A02CAE" w:rsidP="00A02CAE">
      <w:pPr>
        <w:rPr>
          <w:sz w:val="22"/>
          <w:szCs w:val="22"/>
        </w:rPr>
      </w:pPr>
    </w:p>
    <w:p w14:paraId="2D10557F" w14:textId="77777777" w:rsidR="00A02CAE" w:rsidRPr="00A10995" w:rsidRDefault="00A02CAE" w:rsidP="00CB65A4">
      <w:pPr>
        <w:rPr>
          <w:sz w:val="22"/>
          <w:szCs w:val="22"/>
        </w:rPr>
      </w:pPr>
    </w:p>
    <w:p w14:paraId="16E44830" w14:textId="77777777" w:rsidR="00CB65A4" w:rsidRPr="00A10995" w:rsidRDefault="00CB65A4" w:rsidP="00CB65A4">
      <w:pPr>
        <w:rPr>
          <w:sz w:val="22"/>
          <w:szCs w:val="22"/>
        </w:rPr>
      </w:pPr>
      <w:r w:rsidRPr="00A10995">
        <w:rPr>
          <w:b/>
          <w:bCs/>
          <w:sz w:val="22"/>
          <w:szCs w:val="22"/>
        </w:rPr>
        <w:t>Description</w:t>
      </w:r>
      <w:r w:rsidRPr="00A10995">
        <w:rPr>
          <w:sz w:val="22"/>
          <w:szCs w:val="22"/>
        </w:rPr>
        <w:t>: The bar chart shows accuracies: Random Forest (78.87%), SVM (77.29%), Regression Tree (75.59%), KNN (59.32%), and LightGBM (33.79%). Bars are coloured by model, with heights proportional to accuracy.</w:t>
      </w:r>
    </w:p>
    <w:p w14:paraId="4EB216CE" w14:textId="77777777" w:rsidR="00CB65A4" w:rsidRPr="00A10995" w:rsidRDefault="00CB65A4" w:rsidP="00CB65A4">
      <w:pPr>
        <w:rPr>
          <w:sz w:val="22"/>
          <w:szCs w:val="22"/>
        </w:rPr>
      </w:pPr>
      <w:r w:rsidRPr="00A10995">
        <w:rPr>
          <w:b/>
          <w:bCs/>
          <w:sz w:val="22"/>
          <w:szCs w:val="22"/>
        </w:rPr>
        <w:t>Explanation</w:t>
      </w:r>
      <w:r w:rsidRPr="00A10995">
        <w:rPr>
          <w:sz w:val="22"/>
          <w:szCs w:val="22"/>
        </w:rPr>
        <w:t>: Random Forest leads, followed closely by SVM and Regression Tree, with KNN and LightGBM significantly lower, indicating model performance differences.</w:t>
      </w:r>
    </w:p>
    <w:p w14:paraId="2121AD9C" w14:textId="77777777" w:rsidR="00CB65A4" w:rsidRPr="00A10995" w:rsidRDefault="00CB65A4" w:rsidP="00CB65A4">
      <w:pPr>
        <w:rPr>
          <w:sz w:val="22"/>
          <w:szCs w:val="22"/>
        </w:rPr>
      </w:pPr>
      <w:r w:rsidRPr="00A10995">
        <w:rPr>
          <w:b/>
          <w:bCs/>
          <w:sz w:val="22"/>
          <w:szCs w:val="22"/>
        </w:rPr>
        <w:t>Importance</w:t>
      </w:r>
      <w:r w:rsidRPr="00A10995">
        <w:rPr>
          <w:sz w:val="22"/>
          <w:szCs w:val="22"/>
        </w:rPr>
        <w:t>: This visualization guides model selection, highlighting Random Forest’s reliability for dropout prediction.</w:t>
      </w:r>
    </w:p>
    <w:p w14:paraId="240E0C2C" w14:textId="77777777" w:rsidR="00CB65A4" w:rsidRPr="00A10995" w:rsidRDefault="00CB65A4" w:rsidP="00CB65A4">
      <w:pPr>
        <w:rPr>
          <w:sz w:val="22"/>
          <w:szCs w:val="22"/>
        </w:rPr>
      </w:pPr>
      <w:r w:rsidRPr="00A10995">
        <w:rPr>
          <w:b/>
          <w:bCs/>
          <w:sz w:val="22"/>
          <w:szCs w:val="22"/>
        </w:rPr>
        <w:t>Utility</w:t>
      </w:r>
      <w:r w:rsidRPr="00A10995">
        <w:rPr>
          <w:sz w:val="22"/>
          <w:szCs w:val="22"/>
        </w:rPr>
        <w:t>: Institutions can prioritize Random Forest for early warning systems, ensuring accurate identification of at-risk students.</w:t>
      </w:r>
    </w:p>
    <w:p w14:paraId="49F5A6EF" w14:textId="77777777" w:rsidR="00CB65A4" w:rsidRPr="00A10995" w:rsidRDefault="00CB65A4" w:rsidP="00CB65A4">
      <w:pPr>
        <w:rPr>
          <w:b/>
          <w:bCs/>
          <w:sz w:val="22"/>
          <w:szCs w:val="22"/>
        </w:rPr>
      </w:pPr>
      <w:r w:rsidRPr="00A10995">
        <w:rPr>
          <w:b/>
          <w:bCs/>
          <w:sz w:val="22"/>
          <w:szCs w:val="22"/>
        </w:rPr>
        <w:t>Visualizations 6–10: Confusion Matrices</w:t>
      </w:r>
    </w:p>
    <w:p w14:paraId="70120C71" w14:textId="77777777" w:rsidR="00CB65A4" w:rsidRPr="00A10995" w:rsidRDefault="00CB65A4" w:rsidP="00CB65A4">
      <w:pPr>
        <w:rPr>
          <w:sz w:val="22"/>
          <w:szCs w:val="22"/>
        </w:rPr>
      </w:pPr>
      <w:r w:rsidRPr="00A10995">
        <w:rPr>
          <w:b/>
          <w:bCs/>
          <w:sz w:val="22"/>
          <w:szCs w:val="22"/>
        </w:rPr>
        <w:t>Text Descriptions</w:t>
      </w:r>
    </w:p>
    <w:p w14:paraId="7F744149" w14:textId="77777777" w:rsidR="00CB65A4" w:rsidRPr="00A10995" w:rsidRDefault="00CB65A4" w:rsidP="00CB65A4">
      <w:pPr>
        <w:numPr>
          <w:ilvl w:val="0"/>
          <w:numId w:val="19"/>
        </w:numPr>
        <w:rPr>
          <w:sz w:val="22"/>
          <w:szCs w:val="22"/>
        </w:rPr>
      </w:pPr>
      <w:r w:rsidRPr="00A10995">
        <w:rPr>
          <w:b/>
          <w:bCs/>
          <w:sz w:val="22"/>
          <w:szCs w:val="22"/>
        </w:rPr>
        <w:t>Random Forest (Visualization 6)</w:t>
      </w:r>
      <w:r w:rsidRPr="00A10995">
        <w:rPr>
          <w:sz w:val="22"/>
          <w:szCs w:val="22"/>
        </w:rPr>
        <w:t>:</w:t>
      </w:r>
    </w:p>
    <w:p w14:paraId="29F97FA3" w14:textId="77777777" w:rsidR="00CB65A4" w:rsidRPr="00A10995" w:rsidRDefault="00CB65A4" w:rsidP="00CB65A4">
      <w:pPr>
        <w:numPr>
          <w:ilvl w:val="1"/>
          <w:numId w:val="19"/>
        </w:numPr>
        <w:rPr>
          <w:sz w:val="22"/>
          <w:szCs w:val="22"/>
        </w:rPr>
      </w:pPr>
      <w:r w:rsidRPr="00A10995">
        <w:rPr>
          <w:sz w:val="22"/>
          <w:szCs w:val="22"/>
        </w:rPr>
        <w:t>Matrix: 3x3 grid with rows/columns labelled Dropout, Enrolled, Graduate.</w:t>
      </w:r>
    </w:p>
    <w:p w14:paraId="63A25C44" w14:textId="77777777" w:rsidR="00CB65A4" w:rsidRPr="00A10995" w:rsidRDefault="00CB65A4" w:rsidP="00CB65A4">
      <w:pPr>
        <w:numPr>
          <w:ilvl w:val="1"/>
          <w:numId w:val="19"/>
        </w:numPr>
        <w:rPr>
          <w:sz w:val="22"/>
          <w:szCs w:val="22"/>
        </w:rPr>
      </w:pPr>
      <w:r w:rsidRPr="00A10995">
        <w:rPr>
          <w:sz w:val="22"/>
          <w:szCs w:val="22"/>
        </w:rPr>
        <w:t>Values: Dropout (225, 37, 13), Enrolled (20, 56, 23), Graduate (39, 55, 417).</w:t>
      </w:r>
    </w:p>
    <w:p w14:paraId="66BA848D" w14:textId="77777777" w:rsidR="00CB65A4" w:rsidRPr="00A10995" w:rsidRDefault="00CB65A4" w:rsidP="00CB65A4">
      <w:pPr>
        <w:numPr>
          <w:ilvl w:val="1"/>
          <w:numId w:val="19"/>
        </w:numPr>
        <w:rPr>
          <w:sz w:val="22"/>
          <w:szCs w:val="22"/>
        </w:rPr>
      </w:pPr>
      <w:r w:rsidRPr="00A10995">
        <w:rPr>
          <w:sz w:val="22"/>
          <w:szCs w:val="22"/>
        </w:rPr>
        <w:t>Colour: Blue gradient, darker for higher values (e.g., 417 Graduate).</w:t>
      </w:r>
    </w:p>
    <w:p w14:paraId="1C7C0BFD" w14:textId="77777777" w:rsidR="00CB65A4" w:rsidRPr="00A10995" w:rsidRDefault="00CB65A4" w:rsidP="00CB65A4">
      <w:pPr>
        <w:numPr>
          <w:ilvl w:val="1"/>
          <w:numId w:val="19"/>
        </w:numPr>
        <w:rPr>
          <w:sz w:val="22"/>
          <w:szCs w:val="22"/>
        </w:rPr>
      </w:pPr>
      <w:r w:rsidRPr="00A10995">
        <w:rPr>
          <w:sz w:val="22"/>
          <w:szCs w:val="22"/>
        </w:rPr>
        <w:lastRenderedPageBreak/>
        <w:t>Labels: Diagonal (correct predictions) emphasized, off-diagonal (errors) lighter.</w:t>
      </w:r>
    </w:p>
    <w:p w14:paraId="5DE49890" w14:textId="77777777" w:rsidR="00CB65A4" w:rsidRPr="00A10995" w:rsidRDefault="00CB65A4" w:rsidP="00CB65A4">
      <w:pPr>
        <w:numPr>
          <w:ilvl w:val="0"/>
          <w:numId w:val="19"/>
        </w:numPr>
        <w:rPr>
          <w:sz w:val="22"/>
          <w:szCs w:val="22"/>
        </w:rPr>
      </w:pPr>
      <w:r w:rsidRPr="00A10995">
        <w:rPr>
          <w:b/>
          <w:bCs/>
          <w:sz w:val="22"/>
          <w:szCs w:val="22"/>
        </w:rPr>
        <w:t>SVM (Visualization 7)</w:t>
      </w:r>
      <w:r w:rsidRPr="00A10995">
        <w:rPr>
          <w:sz w:val="22"/>
          <w:szCs w:val="22"/>
        </w:rPr>
        <w:t>:</w:t>
      </w:r>
    </w:p>
    <w:p w14:paraId="25BDBA3C" w14:textId="77777777" w:rsidR="00CB65A4" w:rsidRPr="00A10995" w:rsidRDefault="00CB65A4" w:rsidP="00CB65A4">
      <w:pPr>
        <w:numPr>
          <w:ilvl w:val="1"/>
          <w:numId w:val="19"/>
        </w:numPr>
        <w:rPr>
          <w:sz w:val="22"/>
          <w:szCs w:val="22"/>
        </w:rPr>
      </w:pPr>
      <w:r w:rsidRPr="00A10995">
        <w:rPr>
          <w:sz w:val="22"/>
          <w:szCs w:val="22"/>
        </w:rPr>
        <w:t>Matrix: 3x3 grid, same labels.</w:t>
      </w:r>
    </w:p>
    <w:p w14:paraId="7A9E552D" w14:textId="77777777" w:rsidR="00CB65A4" w:rsidRPr="00A10995" w:rsidRDefault="00CB65A4" w:rsidP="00CB65A4">
      <w:pPr>
        <w:numPr>
          <w:ilvl w:val="1"/>
          <w:numId w:val="19"/>
        </w:numPr>
        <w:rPr>
          <w:sz w:val="22"/>
          <w:szCs w:val="22"/>
        </w:rPr>
      </w:pPr>
      <w:r w:rsidRPr="00A10995">
        <w:rPr>
          <w:sz w:val="22"/>
          <w:szCs w:val="22"/>
        </w:rPr>
        <w:t>Values: Dropout (216, 33, 14), Enrolled (25, 48, 19), Graduate (43, 67, 420).</w:t>
      </w:r>
    </w:p>
    <w:p w14:paraId="2736A732" w14:textId="77777777" w:rsidR="00CB65A4" w:rsidRPr="00A10995" w:rsidRDefault="00CB65A4" w:rsidP="00CB65A4">
      <w:pPr>
        <w:numPr>
          <w:ilvl w:val="1"/>
          <w:numId w:val="19"/>
        </w:numPr>
        <w:rPr>
          <w:sz w:val="22"/>
          <w:szCs w:val="22"/>
        </w:rPr>
      </w:pPr>
      <w:r w:rsidRPr="00A10995">
        <w:rPr>
          <w:sz w:val="22"/>
          <w:szCs w:val="22"/>
        </w:rPr>
        <w:t>Colour: Blue gradient, darkest for 420 Graduate.</w:t>
      </w:r>
    </w:p>
    <w:p w14:paraId="76B8E8C6" w14:textId="77777777" w:rsidR="00CB65A4" w:rsidRPr="00A10995" w:rsidRDefault="00CB65A4" w:rsidP="00CB65A4">
      <w:pPr>
        <w:numPr>
          <w:ilvl w:val="1"/>
          <w:numId w:val="19"/>
        </w:numPr>
        <w:rPr>
          <w:sz w:val="22"/>
          <w:szCs w:val="22"/>
        </w:rPr>
      </w:pPr>
      <w:r w:rsidRPr="00A10995">
        <w:rPr>
          <w:sz w:val="22"/>
          <w:szCs w:val="22"/>
        </w:rPr>
        <w:t>Labels: High Graduate accuracy, Enrolled errors (67 misclassified) highlighted.</w:t>
      </w:r>
    </w:p>
    <w:p w14:paraId="2EC6FC4D" w14:textId="77777777" w:rsidR="00CB65A4" w:rsidRPr="00A10995" w:rsidRDefault="00CB65A4" w:rsidP="00CB65A4">
      <w:pPr>
        <w:numPr>
          <w:ilvl w:val="0"/>
          <w:numId w:val="19"/>
        </w:numPr>
        <w:rPr>
          <w:sz w:val="22"/>
          <w:szCs w:val="22"/>
        </w:rPr>
      </w:pPr>
      <w:r w:rsidRPr="00A10995">
        <w:rPr>
          <w:b/>
          <w:bCs/>
          <w:sz w:val="22"/>
          <w:szCs w:val="22"/>
        </w:rPr>
        <w:t>KNN (Visualization 8)</w:t>
      </w:r>
      <w:r w:rsidRPr="00A10995">
        <w:rPr>
          <w:sz w:val="22"/>
          <w:szCs w:val="22"/>
        </w:rPr>
        <w:t>:</w:t>
      </w:r>
    </w:p>
    <w:p w14:paraId="22C9DFEE" w14:textId="77777777" w:rsidR="00CB65A4" w:rsidRPr="00A10995" w:rsidRDefault="00CB65A4" w:rsidP="00CB65A4">
      <w:pPr>
        <w:numPr>
          <w:ilvl w:val="1"/>
          <w:numId w:val="19"/>
        </w:numPr>
        <w:rPr>
          <w:sz w:val="22"/>
          <w:szCs w:val="22"/>
        </w:rPr>
      </w:pPr>
      <w:r w:rsidRPr="00A10995">
        <w:rPr>
          <w:sz w:val="22"/>
          <w:szCs w:val="22"/>
        </w:rPr>
        <w:t>Matrix: 3x3 grid, same labels.</w:t>
      </w:r>
    </w:p>
    <w:p w14:paraId="35A06BA7" w14:textId="77777777" w:rsidR="00CB65A4" w:rsidRPr="00A10995" w:rsidRDefault="00CB65A4" w:rsidP="00CB65A4">
      <w:pPr>
        <w:numPr>
          <w:ilvl w:val="1"/>
          <w:numId w:val="19"/>
        </w:numPr>
        <w:rPr>
          <w:sz w:val="22"/>
          <w:szCs w:val="22"/>
        </w:rPr>
      </w:pPr>
      <w:r w:rsidRPr="00A10995">
        <w:rPr>
          <w:sz w:val="22"/>
          <w:szCs w:val="22"/>
        </w:rPr>
        <w:t>Values: Dropout (147, 34, 52), Enrolled (44, 32, 55), Graduate (93, 82, 346).</w:t>
      </w:r>
    </w:p>
    <w:p w14:paraId="664EB65D" w14:textId="77777777" w:rsidR="00CB65A4" w:rsidRPr="00A10995" w:rsidRDefault="00CB65A4" w:rsidP="00CB65A4">
      <w:pPr>
        <w:numPr>
          <w:ilvl w:val="1"/>
          <w:numId w:val="19"/>
        </w:numPr>
        <w:rPr>
          <w:sz w:val="22"/>
          <w:szCs w:val="22"/>
        </w:rPr>
      </w:pPr>
      <w:r w:rsidRPr="00A10995">
        <w:rPr>
          <w:sz w:val="22"/>
          <w:szCs w:val="22"/>
        </w:rPr>
        <w:t>Colour: Blue gradient, lighter due to lower accuracy.</w:t>
      </w:r>
    </w:p>
    <w:p w14:paraId="74B6FFAC" w14:textId="77777777" w:rsidR="00CB65A4" w:rsidRPr="00A10995" w:rsidRDefault="00CB65A4" w:rsidP="00CB65A4">
      <w:pPr>
        <w:numPr>
          <w:ilvl w:val="1"/>
          <w:numId w:val="19"/>
        </w:numPr>
        <w:rPr>
          <w:sz w:val="22"/>
          <w:szCs w:val="22"/>
        </w:rPr>
      </w:pPr>
      <w:r w:rsidRPr="00A10995">
        <w:rPr>
          <w:sz w:val="22"/>
          <w:szCs w:val="22"/>
        </w:rPr>
        <w:t>Labels: High misclassifications (e.g., 93 Dropouts as Graduate) emphasized.</w:t>
      </w:r>
    </w:p>
    <w:p w14:paraId="2B7B6D49" w14:textId="77777777" w:rsidR="00CB65A4" w:rsidRPr="00A10995" w:rsidRDefault="00CB65A4" w:rsidP="00CB65A4">
      <w:pPr>
        <w:numPr>
          <w:ilvl w:val="0"/>
          <w:numId w:val="19"/>
        </w:numPr>
        <w:rPr>
          <w:sz w:val="22"/>
          <w:szCs w:val="22"/>
        </w:rPr>
      </w:pPr>
      <w:r w:rsidRPr="00A10995">
        <w:rPr>
          <w:b/>
          <w:bCs/>
          <w:sz w:val="22"/>
          <w:szCs w:val="22"/>
        </w:rPr>
        <w:t>Regression Tree (Visualization 9)</w:t>
      </w:r>
      <w:r w:rsidRPr="00A10995">
        <w:rPr>
          <w:sz w:val="22"/>
          <w:szCs w:val="22"/>
        </w:rPr>
        <w:t>:</w:t>
      </w:r>
    </w:p>
    <w:p w14:paraId="391C507A" w14:textId="77777777" w:rsidR="00CB65A4" w:rsidRPr="00A10995" w:rsidRDefault="00CB65A4" w:rsidP="00CB65A4">
      <w:pPr>
        <w:numPr>
          <w:ilvl w:val="1"/>
          <w:numId w:val="19"/>
        </w:numPr>
        <w:rPr>
          <w:sz w:val="22"/>
          <w:szCs w:val="22"/>
        </w:rPr>
      </w:pPr>
      <w:r w:rsidRPr="00A10995">
        <w:rPr>
          <w:sz w:val="22"/>
          <w:szCs w:val="22"/>
        </w:rPr>
        <w:t>Matrix: 3x3 grid, same labels.</w:t>
      </w:r>
    </w:p>
    <w:p w14:paraId="0E4832B0" w14:textId="77777777" w:rsidR="00CB65A4" w:rsidRPr="00A10995" w:rsidRDefault="00CB65A4" w:rsidP="00CB65A4">
      <w:pPr>
        <w:numPr>
          <w:ilvl w:val="1"/>
          <w:numId w:val="19"/>
        </w:numPr>
        <w:rPr>
          <w:sz w:val="22"/>
          <w:szCs w:val="22"/>
        </w:rPr>
      </w:pPr>
      <w:r w:rsidRPr="00A10995">
        <w:rPr>
          <w:sz w:val="22"/>
          <w:szCs w:val="22"/>
        </w:rPr>
        <w:t>Values: Dropout (218, 35, 24), Enrolled (24, 54, 32), Graduate (42, 59, 397).</w:t>
      </w:r>
    </w:p>
    <w:p w14:paraId="02CD3FAA" w14:textId="77777777" w:rsidR="00CB65A4" w:rsidRPr="00A10995" w:rsidRDefault="00CB65A4" w:rsidP="00CB65A4">
      <w:pPr>
        <w:numPr>
          <w:ilvl w:val="1"/>
          <w:numId w:val="19"/>
        </w:numPr>
        <w:rPr>
          <w:sz w:val="22"/>
          <w:szCs w:val="22"/>
        </w:rPr>
      </w:pPr>
      <w:r w:rsidRPr="00A10995">
        <w:rPr>
          <w:sz w:val="22"/>
          <w:szCs w:val="22"/>
        </w:rPr>
        <w:t>Colour: Blue gradient, similar to SVM.</w:t>
      </w:r>
    </w:p>
    <w:p w14:paraId="1710194D" w14:textId="77777777" w:rsidR="00CB65A4" w:rsidRPr="00A10995" w:rsidRDefault="00CB65A4" w:rsidP="00CB65A4">
      <w:pPr>
        <w:numPr>
          <w:ilvl w:val="1"/>
          <w:numId w:val="19"/>
        </w:numPr>
        <w:rPr>
          <w:sz w:val="22"/>
          <w:szCs w:val="22"/>
        </w:rPr>
      </w:pPr>
      <w:r w:rsidRPr="00A10995">
        <w:rPr>
          <w:sz w:val="22"/>
          <w:szCs w:val="22"/>
        </w:rPr>
        <w:t>Labels: Balanced performance, moderate Enrolled accuracy.</w:t>
      </w:r>
    </w:p>
    <w:p w14:paraId="5FA76FD2" w14:textId="77777777" w:rsidR="00CB65A4" w:rsidRPr="00A10995" w:rsidRDefault="00CB65A4" w:rsidP="00CB65A4">
      <w:pPr>
        <w:numPr>
          <w:ilvl w:val="0"/>
          <w:numId w:val="19"/>
        </w:numPr>
        <w:rPr>
          <w:sz w:val="22"/>
          <w:szCs w:val="22"/>
        </w:rPr>
      </w:pPr>
      <w:r w:rsidRPr="00A10995">
        <w:rPr>
          <w:b/>
          <w:bCs/>
          <w:sz w:val="22"/>
          <w:szCs w:val="22"/>
        </w:rPr>
        <w:t>LightGBM (Visualization 10)</w:t>
      </w:r>
      <w:r w:rsidRPr="00A10995">
        <w:rPr>
          <w:sz w:val="22"/>
          <w:szCs w:val="22"/>
        </w:rPr>
        <w:t>:</w:t>
      </w:r>
    </w:p>
    <w:p w14:paraId="3579BBC2" w14:textId="77777777" w:rsidR="00CB65A4" w:rsidRPr="00A10995" w:rsidRDefault="00CB65A4" w:rsidP="00CB65A4">
      <w:pPr>
        <w:numPr>
          <w:ilvl w:val="1"/>
          <w:numId w:val="19"/>
        </w:numPr>
        <w:rPr>
          <w:sz w:val="22"/>
          <w:szCs w:val="22"/>
        </w:rPr>
      </w:pPr>
      <w:r w:rsidRPr="00A10995">
        <w:rPr>
          <w:sz w:val="22"/>
          <w:szCs w:val="22"/>
        </w:rPr>
        <w:t>Matrix: 3x3 grid, labelled 0 (Dropout), 1 (Enrolled), 2 (Graduate).</w:t>
      </w:r>
    </w:p>
    <w:p w14:paraId="1A24CD9B" w14:textId="77777777" w:rsidR="00CB65A4" w:rsidRPr="00A10995" w:rsidRDefault="00CB65A4" w:rsidP="00CB65A4">
      <w:pPr>
        <w:numPr>
          <w:ilvl w:val="1"/>
          <w:numId w:val="19"/>
        </w:numPr>
        <w:rPr>
          <w:sz w:val="22"/>
          <w:szCs w:val="22"/>
        </w:rPr>
      </w:pPr>
      <w:r w:rsidRPr="00A10995">
        <w:rPr>
          <w:sz w:val="22"/>
          <w:szCs w:val="22"/>
        </w:rPr>
        <w:t>Values: 0 (97, 50, 138), 1 (81, 41, 154), 2 (106, 57, 161).</w:t>
      </w:r>
    </w:p>
    <w:p w14:paraId="10F07BC4" w14:textId="77777777" w:rsidR="00CB65A4" w:rsidRPr="00A10995" w:rsidRDefault="00CB65A4" w:rsidP="00CB65A4">
      <w:pPr>
        <w:numPr>
          <w:ilvl w:val="1"/>
          <w:numId w:val="19"/>
        </w:numPr>
        <w:rPr>
          <w:sz w:val="22"/>
          <w:szCs w:val="22"/>
        </w:rPr>
      </w:pPr>
      <w:r w:rsidRPr="00A10995">
        <w:rPr>
          <w:sz w:val="22"/>
          <w:szCs w:val="22"/>
        </w:rPr>
        <w:t>Colour: Blue gradient, lighter due to low accuracy.</w:t>
      </w:r>
    </w:p>
    <w:p w14:paraId="74C8DA7A" w14:textId="77777777" w:rsidR="00CB65A4" w:rsidRPr="00A10995" w:rsidRDefault="00CB65A4" w:rsidP="00CB65A4">
      <w:pPr>
        <w:numPr>
          <w:ilvl w:val="1"/>
          <w:numId w:val="19"/>
        </w:numPr>
        <w:rPr>
          <w:sz w:val="22"/>
          <w:szCs w:val="22"/>
        </w:rPr>
      </w:pPr>
      <w:r w:rsidRPr="00A10995">
        <w:rPr>
          <w:sz w:val="22"/>
          <w:szCs w:val="22"/>
        </w:rPr>
        <w:t>Labels: High misclassifications across all classes, indicating poor performance.</w:t>
      </w:r>
    </w:p>
    <w:p w14:paraId="58727713" w14:textId="77777777" w:rsidR="00CB65A4" w:rsidRPr="00A10995" w:rsidRDefault="00CB65A4" w:rsidP="00CB65A4">
      <w:pPr>
        <w:rPr>
          <w:sz w:val="22"/>
          <w:szCs w:val="22"/>
        </w:rPr>
      </w:pPr>
      <w:r w:rsidRPr="00A10995">
        <w:rPr>
          <w:b/>
          <w:bCs/>
          <w:sz w:val="22"/>
          <w:szCs w:val="22"/>
        </w:rPr>
        <w:t>Explanation</w:t>
      </w:r>
      <w:r w:rsidRPr="00A10995">
        <w:rPr>
          <w:sz w:val="22"/>
          <w:szCs w:val="22"/>
        </w:rPr>
        <w:t>: Confusion matrices show prediction accuracy and errors. Random Forest excels in Graduate predictions (417 correct), but all models struggle with Enrolled due to its smaller sample (17.9%). LightGBM’s poor performance suggests configuration issues.</w:t>
      </w:r>
    </w:p>
    <w:p w14:paraId="3A4EFE60" w14:textId="77777777" w:rsidR="00CB65A4" w:rsidRPr="00A10995" w:rsidRDefault="00CB65A4" w:rsidP="00CB65A4">
      <w:pPr>
        <w:rPr>
          <w:sz w:val="22"/>
          <w:szCs w:val="22"/>
        </w:rPr>
      </w:pPr>
      <w:r w:rsidRPr="00A10995">
        <w:rPr>
          <w:b/>
          <w:bCs/>
          <w:sz w:val="22"/>
          <w:szCs w:val="22"/>
        </w:rPr>
        <w:t>Importance</w:t>
      </w:r>
      <w:r w:rsidRPr="00A10995">
        <w:rPr>
          <w:sz w:val="22"/>
          <w:szCs w:val="22"/>
        </w:rPr>
        <w:t>: These visualizations quantify prediction errors, critical for refining dropout models.</w:t>
      </w:r>
    </w:p>
    <w:p w14:paraId="038186FD" w14:textId="77777777" w:rsidR="00CB65A4" w:rsidRPr="00A10995" w:rsidRDefault="00CB65A4" w:rsidP="00CB65A4">
      <w:pPr>
        <w:rPr>
          <w:sz w:val="22"/>
          <w:szCs w:val="22"/>
        </w:rPr>
      </w:pPr>
      <w:r w:rsidRPr="00A10995">
        <w:rPr>
          <w:b/>
          <w:bCs/>
          <w:sz w:val="22"/>
          <w:szCs w:val="22"/>
        </w:rPr>
        <w:t>Utility</w:t>
      </w:r>
      <w:r w:rsidRPr="00A10995">
        <w:rPr>
          <w:sz w:val="22"/>
          <w:szCs w:val="22"/>
        </w:rPr>
        <w:t>: They guide interventions by identifying students misclassified as Dropouts, ensuring resources target true at-risk groups.</w:t>
      </w:r>
    </w:p>
    <w:p w14:paraId="1B2450C9" w14:textId="77777777" w:rsidR="00CB65A4" w:rsidRPr="00A10995" w:rsidRDefault="00CB65A4" w:rsidP="00CB65A4">
      <w:pPr>
        <w:rPr>
          <w:b/>
          <w:bCs/>
          <w:sz w:val="22"/>
          <w:szCs w:val="22"/>
        </w:rPr>
      </w:pPr>
      <w:r w:rsidRPr="00A10995">
        <w:rPr>
          <w:b/>
          <w:bCs/>
          <w:sz w:val="22"/>
          <w:szCs w:val="22"/>
        </w:rPr>
        <w:t>Visualization 11: Cross-Validation Boxplot</w:t>
      </w:r>
    </w:p>
    <w:p w14:paraId="5B3BDD53" w14:textId="77777777" w:rsidR="00CB65A4" w:rsidRPr="00A10995" w:rsidRDefault="00CB65A4" w:rsidP="00CB65A4">
      <w:pPr>
        <w:rPr>
          <w:sz w:val="22"/>
          <w:szCs w:val="22"/>
        </w:rPr>
      </w:pPr>
      <w:r w:rsidRPr="00A10995">
        <w:rPr>
          <w:b/>
          <w:bCs/>
          <w:sz w:val="22"/>
          <w:szCs w:val="22"/>
        </w:rPr>
        <w:t>ASCII Representation</w:t>
      </w:r>
    </w:p>
    <w:p w14:paraId="765C2C89" w14:textId="56A0079A" w:rsidR="002457C8" w:rsidRPr="00A10995" w:rsidRDefault="002457C8" w:rsidP="002457C8">
      <w:pPr>
        <w:rPr>
          <w:sz w:val="22"/>
          <w:szCs w:val="22"/>
        </w:rPr>
      </w:pPr>
    </w:p>
    <w:p w14:paraId="5806D31B" w14:textId="27858A9C" w:rsidR="00CB65A4" w:rsidRPr="00A10995" w:rsidRDefault="00CB65A4" w:rsidP="00CB65A4">
      <w:pPr>
        <w:rPr>
          <w:sz w:val="22"/>
          <w:szCs w:val="22"/>
        </w:rPr>
      </w:pPr>
    </w:p>
    <w:p w14:paraId="18DD8D40" w14:textId="77777777" w:rsidR="00CB65A4" w:rsidRPr="00A10995" w:rsidRDefault="00CB65A4" w:rsidP="00CB65A4">
      <w:pPr>
        <w:rPr>
          <w:sz w:val="22"/>
          <w:szCs w:val="22"/>
        </w:rPr>
      </w:pPr>
      <w:r w:rsidRPr="00A10995">
        <w:rPr>
          <w:b/>
          <w:bCs/>
          <w:sz w:val="22"/>
          <w:szCs w:val="22"/>
        </w:rPr>
        <w:t>Description</w:t>
      </w:r>
      <w:r w:rsidRPr="00A10995">
        <w:rPr>
          <w:sz w:val="22"/>
          <w:szCs w:val="22"/>
        </w:rPr>
        <w:t>: The boxplot shows cross-validation accuracies for Random Forest, SVM, Regression Tree, and KNN. Random Forest has the tightest IQR (</w:t>
      </w:r>
      <w:del w:id="8" w:author="Unknown">
        <w:r w:rsidRPr="00A10995">
          <w:rPr>
            <w:sz w:val="22"/>
            <w:szCs w:val="22"/>
          </w:rPr>
          <w:delText>77–80%), indicating consistency. KNN has the widest (</w:delText>
        </w:r>
      </w:del>
      <w:r w:rsidRPr="00A10995">
        <w:rPr>
          <w:sz w:val="22"/>
          <w:szCs w:val="22"/>
        </w:rPr>
        <w:t>57–61%), showing variability. Medians are near model accuracies (e.g., Random Forest ~78.87%). LightGBM was not included in cross-validation due to its separate SMOTE pipeline.</w:t>
      </w:r>
    </w:p>
    <w:p w14:paraId="06808CF2" w14:textId="77777777" w:rsidR="00CB65A4" w:rsidRPr="00A10995" w:rsidRDefault="00CB65A4" w:rsidP="00CB65A4">
      <w:pPr>
        <w:rPr>
          <w:sz w:val="22"/>
          <w:szCs w:val="22"/>
        </w:rPr>
      </w:pPr>
      <w:r w:rsidRPr="00A10995">
        <w:rPr>
          <w:b/>
          <w:bCs/>
          <w:sz w:val="22"/>
          <w:szCs w:val="22"/>
        </w:rPr>
        <w:t>Explanation</w:t>
      </w:r>
      <w:r w:rsidRPr="00A10995">
        <w:rPr>
          <w:sz w:val="22"/>
          <w:szCs w:val="22"/>
        </w:rPr>
        <w:t>: Random Forest’s tight distribution suggests robust performance, while KNN’s variability indicates instability.</w:t>
      </w:r>
    </w:p>
    <w:p w14:paraId="0CABD857" w14:textId="77777777" w:rsidR="00CB65A4" w:rsidRPr="00A10995" w:rsidRDefault="00CB65A4" w:rsidP="00CB65A4">
      <w:pPr>
        <w:rPr>
          <w:sz w:val="22"/>
          <w:szCs w:val="22"/>
        </w:rPr>
      </w:pPr>
      <w:r w:rsidRPr="00A10995">
        <w:rPr>
          <w:b/>
          <w:bCs/>
          <w:sz w:val="22"/>
          <w:szCs w:val="22"/>
        </w:rPr>
        <w:t>Importance</w:t>
      </w:r>
      <w:r w:rsidRPr="00A10995">
        <w:rPr>
          <w:sz w:val="22"/>
          <w:szCs w:val="22"/>
        </w:rPr>
        <w:t>: This visualization ensures model reliability, critical for dropout prediction.</w:t>
      </w:r>
    </w:p>
    <w:p w14:paraId="37972C77" w14:textId="77777777" w:rsidR="00CB65A4" w:rsidRPr="00A10995" w:rsidRDefault="00CB65A4" w:rsidP="00CB65A4">
      <w:pPr>
        <w:rPr>
          <w:sz w:val="22"/>
          <w:szCs w:val="22"/>
        </w:rPr>
      </w:pPr>
      <w:r w:rsidRPr="00A10995">
        <w:rPr>
          <w:b/>
          <w:bCs/>
          <w:sz w:val="22"/>
          <w:szCs w:val="22"/>
        </w:rPr>
        <w:t>Utility</w:t>
      </w:r>
      <w:r w:rsidRPr="00A10995">
        <w:rPr>
          <w:sz w:val="22"/>
          <w:szCs w:val="22"/>
        </w:rPr>
        <w:t>: Random Forest’s consistency supports its use in early warning systems, enhancing intervention reliability.</w:t>
      </w:r>
    </w:p>
    <w:p w14:paraId="3D91A72C" w14:textId="77777777" w:rsidR="00CB65A4" w:rsidRPr="00A10995" w:rsidRDefault="00CB65A4" w:rsidP="00CB65A4">
      <w:pPr>
        <w:rPr>
          <w:b/>
          <w:bCs/>
          <w:sz w:val="22"/>
          <w:szCs w:val="22"/>
        </w:rPr>
      </w:pPr>
      <w:r w:rsidRPr="00A10995">
        <w:rPr>
          <w:b/>
          <w:bCs/>
          <w:sz w:val="22"/>
          <w:szCs w:val="22"/>
        </w:rPr>
        <w:t>Visualizations 12–14: Probability Histograms</w:t>
      </w:r>
    </w:p>
    <w:p w14:paraId="17C729F0" w14:textId="77777777" w:rsidR="00CB65A4" w:rsidRPr="00A10995" w:rsidRDefault="00CB65A4" w:rsidP="00CB65A4">
      <w:pPr>
        <w:rPr>
          <w:sz w:val="22"/>
          <w:szCs w:val="22"/>
        </w:rPr>
      </w:pPr>
      <w:r w:rsidRPr="00A10995">
        <w:rPr>
          <w:b/>
          <w:bCs/>
          <w:sz w:val="22"/>
          <w:szCs w:val="22"/>
        </w:rPr>
        <w:t>Text Descriptions</w:t>
      </w:r>
    </w:p>
    <w:p w14:paraId="4EA0A5B1" w14:textId="77777777" w:rsidR="00CB65A4" w:rsidRPr="00A10995" w:rsidRDefault="00CB65A4" w:rsidP="00CB65A4">
      <w:pPr>
        <w:numPr>
          <w:ilvl w:val="0"/>
          <w:numId w:val="20"/>
        </w:numPr>
        <w:rPr>
          <w:sz w:val="22"/>
          <w:szCs w:val="22"/>
        </w:rPr>
      </w:pPr>
      <w:r w:rsidRPr="00A10995">
        <w:rPr>
          <w:b/>
          <w:bCs/>
          <w:sz w:val="22"/>
          <w:szCs w:val="22"/>
        </w:rPr>
        <w:t>Random Forest (Visualization 12)</w:t>
      </w:r>
      <w:r w:rsidRPr="00A10995">
        <w:rPr>
          <w:sz w:val="22"/>
          <w:szCs w:val="22"/>
        </w:rPr>
        <w:t>:</w:t>
      </w:r>
    </w:p>
    <w:p w14:paraId="04015869" w14:textId="77777777" w:rsidR="00CB65A4" w:rsidRPr="00A10995" w:rsidRDefault="00CB65A4" w:rsidP="00CB65A4">
      <w:pPr>
        <w:numPr>
          <w:ilvl w:val="1"/>
          <w:numId w:val="20"/>
        </w:numPr>
        <w:rPr>
          <w:sz w:val="22"/>
          <w:szCs w:val="22"/>
        </w:rPr>
      </w:pPr>
      <w:r w:rsidRPr="00A10995">
        <w:rPr>
          <w:sz w:val="22"/>
          <w:szCs w:val="22"/>
        </w:rPr>
        <w:t>Axes: X (probability 0–1), Y (frequency).</w:t>
      </w:r>
    </w:p>
    <w:p w14:paraId="42A97735" w14:textId="77777777" w:rsidR="00CB65A4" w:rsidRPr="00A10995" w:rsidRDefault="00CB65A4" w:rsidP="00CB65A4">
      <w:pPr>
        <w:numPr>
          <w:ilvl w:val="1"/>
          <w:numId w:val="20"/>
        </w:numPr>
        <w:rPr>
          <w:sz w:val="22"/>
          <w:szCs w:val="22"/>
        </w:rPr>
      </w:pPr>
      <w:r w:rsidRPr="00A10995">
        <w:rPr>
          <w:sz w:val="22"/>
          <w:szCs w:val="22"/>
        </w:rPr>
        <w:t>Data: Predicted probabilities for Dropout, Enrolled, Graduate.</w:t>
      </w:r>
    </w:p>
    <w:p w14:paraId="7A4EF588" w14:textId="77777777" w:rsidR="00CB65A4" w:rsidRPr="00A10995" w:rsidRDefault="00CB65A4" w:rsidP="00CB65A4">
      <w:pPr>
        <w:numPr>
          <w:ilvl w:val="1"/>
          <w:numId w:val="20"/>
        </w:numPr>
        <w:rPr>
          <w:sz w:val="22"/>
          <w:szCs w:val="22"/>
        </w:rPr>
      </w:pPr>
      <w:r w:rsidRPr="00A10995">
        <w:rPr>
          <w:sz w:val="22"/>
          <w:szCs w:val="22"/>
        </w:rPr>
        <w:t>Pattern: Graduate probabilities peak near 0.8, Dropout near 0.3, Enrolled scattered (~0.4–0.6).</w:t>
      </w:r>
    </w:p>
    <w:p w14:paraId="422E54F9" w14:textId="77777777" w:rsidR="00CB65A4" w:rsidRPr="00A10995" w:rsidRDefault="00CB65A4" w:rsidP="00CB65A4">
      <w:pPr>
        <w:numPr>
          <w:ilvl w:val="1"/>
          <w:numId w:val="20"/>
        </w:numPr>
        <w:rPr>
          <w:sz w:val="22"/>
          <w:szCs w:val="22"/>
        </w:rPr>
      </w:pPr>
      <w:r w:rsidRPr="00A10995">
        <w:rPr>
          <w:sz w:val="22"/>
          <w:szCs w:val="22"/>
        </w:rPr>
        <w:t>Bins: ~20, coloured by class (green Graduate, red Dropout, blue Enrolled).</w:t>
      </w:r>
    </w:p>
    <w:p w14:paraId="067EA3F6" w14:textId="77777777" w:rsidR="00CB65A4" w:rsidRPr="00A10995" w:rsidRDefault="00CB65A4" w:rsidP="00CB65A4">
      <w:pPr>
        <w:numPr>
          <w:ilvl w:val="0"/>
          <w:numId w:val="20"/>
        </w:numPr>
        <w:rPr>
          <w:sz w:val="22"/>
          <w:szCs w:val="22"/>
        </w:rPr>
      </w:pPr>
      <w:r w:rsidRPr="00A10995">
        <w:rPr>
          <w:b/>
          <w:bCs/>
          <w:sz w:val="22"/>
          <w:szCs w:val="22"/>
        </w:rPr>
        <w:t>SVM (Visualization 13)</w:t>
      </w:r>
      <w:r w:rsidRPr="00A10995">
        <w:rPr>
          <w:sz w:val="22"/>
          <w:szCs w:val="22"/>
        </w:rPr>
        <w:t>:</w:t>
      </w:r>
    </w:p>
    <w:p w14:paraId="4364BD21" w14:textId="77777777" w:rsidR="00CB65A4" w:rsidRPr="00A10995" w:rsidRDefault="00CB65A4" w:rsidP="00CB65A4">
      <w:pPr>
        <w:numPr>
          <w:ilvl w:val="1"/>
          <w:numId w:val="20"/>
        </w:numPr>
        <w:rPr>
          <w:sz w:val="22"/>
          <w:szCs w:val="22"/>
        </w:rPr>
      </w:pPr>
      <w:r w:rsidRPr="00A10995">
        <w:rPr>
          <w:sz w:val="22"/>
          <w:szCs w:val="22"/>
        </w:rPr>
        <w:t>Axes: Same as Random Forest.</w:t>
      </w:r>
    </w:p>
    <w:p w14:paraId="0AB86DA3" w14:textId="77777777" w:rsidR="00CB65A4" w:rsidRPr="00A10995" w:rsidRDefault="00CB65A4" w:rsidP="00CB65A4">
      <w:pPr>
        <w:numPr>
          <w:ilvl w:val="1"/>
          <w:numId w:val="20"/>
        </w:numPr>
        <w:rPr>
          <w:sz w:val="22"/>
          <w:szCs w:val="22"/>
        </w:rPr>
      </w:pPr>
      <w:r w:rsidRPr="00A10995">
        <w:rPr>
          <w:sz w:val="22"/>
          <w:szCs w:val="22"/>
        </w:rPr>
        <w:t>Data: Similar distribution, but Enrolled probabilities cluster near 0.5, indicating uncertainty.</w:t>
      </w:r>
    </w:p>
    <w:p w14:paraId="6052C71A" w14:textId="77777777" w:rsidR="00CB65A4" w:rsidRPr="00A10995" w:rsidRDefault="00CB65A4" w:rsidP="00CB65A4">
      <w:pPr>
        <w:numPr>
          <w:ilvl w:val="1"/>
          <w:numId w:val="20"/>
        </w:numPr>
        <w:rPr>
          <w:sz w:val="22"/>
          <w:szCs w:val="22"/>
        </w:rPr>
      </w:pPr>
      <w:r w:rsidRPr="00A10995">
        <w:rPr>
          <w:sz w:val="22"/>
          <w:szCs w:val="22"/>
        </w:rPr>
        <w:t>Pattern: Graduate peak sharper, Dropout broader.</w:t>
      </w:r>
    </w:p>
    <w:p w14:paraId="62AD15D2" w14:textId="77777777" w:rsidR="00CB65A4" w:rsidRPr="00A10995" w:rsidRDefault="00CB65A4" w:rsidP="00CB65A4">
      <w:pPr>
        <w:numPr>
          <w:ilvl w:val="1"/>
          <w:numId w:val="20"/>
        </w:numPr>
        <w:rPr>
          <w:sz w:val="22"/>
          <w:szCs w:val="22"/>
        </w:rPr>
      </w:pPr>
      <w:r w:rsidRPr="00A10995">
        <w:rPr>
          <w:sz w:val="22"/>
          <w:szCs w:val="22"/>
        </w:rPr>
        <w:t>Bins: ~20, same colouring.</w:t>
      </w:r>
    </w:p>
    <w:p w14:paraId="252B1047" w14:textId="77777777" w:rsidR="00CB65A4" w:rsidRPr="00A10995" w:rsidRDefault="00CB65A4" w:rsidP="00CB65A4">
      <w:pPr>
        <w:numPr>
          <w:ilvl w:val="0"/>
          <w:numId w:val="20"/>
        </w:numPr>
        <w:rPr>
          <w:sz w:val="22"/>
          <w:szCs w:val="22"/>
        </w:rPr>
      </w:pPr>
      <w:r w:rsidRPr="00A10995">
        <w:rPr>
          <w:b/>
          <w:bCs/>
          <w:sz w:val="22"/>
          <w:szCs w:val="22"/>
        </w:rPr>
        <w:t>KNN (Visualization 14)</w:t>
      </w:r>
      <w:r w:rsidRPr="00A10995">
        <w:rPr>
          <w:sz w:val="22"/>
          <w:szCs w:val="22"/>
        </w:rPr>
        <w:t>:</w:t>
      </w:r>
    </w:p>
    <w:p w14:paraId="001C385B" w14:textId="77777777" w:rsidR="00CB65A4" w:rsidRPr="00A10995" w:rsidRDefault="00CB65A4" w:rsidP="00CB65A4">
      <w:pPr>
        <w:numPr>
          <w:ilvl w:val="1"/>
          <w:numId w:val="20"/>
        </w:numPr>
        <w:rPr>
          <w:sz w:val="22"/>
          <w:szCs w:val="22"/>
        </w:rPr>
      </w:pPr>
      <w:r w:rsidRPr="00A10995">
        <w:rPr>
          <w:sz w:val="22"/>
          <w:szCs w:val="22"/>
        </w:rPr>
        <w:t>Axes: Same as Random Forest.</w:t>
      </w:r>
    </w:p>
    <w:p w14:paraId="55AAB640" w14:textId="77777777" w:rsidR="00CB65A4" w:rsidRPr="00A10995" w:rsidRDefault="00CB65A4" w:rsidP="00CB65A4">
      <w:pPr>
        <w:numPr>
          <w:ilvl w:val="1"/>
          <w:numId w:val="20"/>
        </w:numPr>
        <w:rPr>
          <w:sz w:val="22"/>
          <w:szCs w:val="22"/>
        </w:rPr>
      </w:pPr>
      <w:r w:rsidRPr="00A10995">
        <w:rPr>
          <w:sz w:val="22"/>
          <w:szCs w:val="22"/>
        </w:rPr>
        <w:t>Data: Less distinct peaks, with Graduate probabilities spread (~0.5–0.8).</w:t>
      </w:r>
    </w:p>
    <w:p w14:paraId="111EA220" w14:textId="77777777" w:rsidR="00CB65A4" w:rsidRPr="00A10995" w:rsidRDefault="00CB65A4" w:rsidP="00CB65A4">
      <w:pPr>
        <w:numPr>
          <w:ilvl w:val="1"/>
          <w:numId w:val="20"/>
        </w:numPr>
        <w:rPr>
          <w:sz w:val="22"/>
          <w:szCs w:val="22"/>
        </w:rPr>
      </w:pPr>
      <w:r w:rsidRPr="00A10995">
        <w:rPr>
          <w:sz w:val="22"/>
          <w:szCs w:val="22"/>
        </w:rPr>
        <w:t>Pattern: Higher overlap, reflecting lower accuracy.</w:t>
      </w:r>
    </w:p>
    <w:p w14:paraId="5F3E6490" w14:textId="77777777" w:rsidR="00CB65A4" w:rsidRPr="00A10995" w:rsidRDefault="00CB65A4" w:rsidP="00CB65A4">
      <w:pPr>
        <w:numPr>
          <w:ilvl w:val="1"/>
          <w:numId w:val="20"/>
        </w:numPr>
        <w:rPr>
          <w:sz w:val="22"/>
          <w:szCs w:val="22"/>
        </w:rPr>
      </w:pPr>
      <w:r w:rsidRPr="00A10995">
        <w:rPr>
          <w:sz w:val="22"/>
          <w:szCs w:val="22"/>
        </w:rPr>
        <w:t>Bins: ~20, same colouring.</w:t>
      </w:r>
    </w:p>
    <w:p w14:paraId="77A4D854" w14:textId="77777777" w:rsidR="00CB65A4" w:rsidRPr="00A10995" w:rsidRDefault="00CB65A4" w:rsidP="00CB65A4">
      <w:pPr>
        <w:rPr>
          <w:sz w:val="22"/>
          <w:szCs w:val="22"/>
        </w:rPr>
      </w:pPr>
      <w:r w:rsidRPr="00A10995">
        <w:rPr>
          <w:b/>
          <w:bCs/>
          <w:sz w:val="22"/>
          <w:szCs w:val="22"/>
        </w:rPr>
        <w:t>Explanation</w:t>
      </w:r>
      <w:r w:rsidRPr="00A10995">
        <w:rPr>
          <w:sz w:val="22"/>
          <w:szCs w:val="22"/>
        </w:rPr>
        <w:t>: Histograms show prediction confidence. Random Forest and SVM have confident Graduate predictions, while KNN’s overlap indicates uncertainty.</w:t>
      </w:r>
    </w:p>
    <w:p w14:paraId="0A0BFD90" w14:textId="77777777" w:rsidR="00CB65A4" w:rsidRPr="00A10995" w:rsidRDefault="00CB65A4" w:rsidP="00CB65A4">
      <w:pPr>
        <w:rPr>
          <w:sz w:val="22"/>
          <w:szCs w:val="22"/>
        </w:rPr>
      </w:pPr>
      <w:r w:rsidRPr="00A10995">
        <w:rPr>
          <w:b/>
          <w:bCs/>
          <w:sz w:val="22"/>
          <w:szCs w:val="22"/>
        </w:rPr>
        <w:t>Importance</w:t>
      </w:r>
      <w:r w:rsidRPr="00A10995">
        <w:rPr>
          <w:sz w:val="22"/>
          <w:szCs w:val="22"/>
        </w:rPr>
        <w:t>: These visualizations assess model reliability, crucial for dropout prediction.</w:t>
      </w:r>
    </w:p>
    <w:p w14:paraId="090B3849" w14:textId="77777777" w:rsidR="00CB65A4" w:rsidRPr="00A10995" w:rsidRDefault="00CB65A4" w:rsidP="00CB65A4">
      <w:pPr>
        <w:rPr>
          <w:sz w:val="22"/>
          <w:szCs w:val="22"/>
        </w:rPr>
      </w:pPr>
      <w:r w:rsidRPr="00A10995">
        <w:rPr>
          <w:b/>
          <w:bCs/>
          <w:sz w:val="22"/>
          <w:szCs w:val="22"/>
        </w:rPr>
        <w:lastRenderedPageBreak/>
        <w:t>Utility</w:t>
      </w:r>
      <w:r w:rsidRPr="00A10995">
        <w:rPr>
          <w:sz w:val="22"/>
          <w:szCs w:val="22"/>
        </w:rPr>
        <w:t>: Confident predictions guide resource allocation, while Enrolled uncertainty suggests model tuning.</w:t>
      </w:r>
    </w:p>
    <w:p w14:paraId="0E7AFA20" w14:textId="77777777" w:rsidR="00CB65A4" w:rsidRPr="00A10995" w:rsidRDefault="00CB65A4" w:rsidP="00CB65A4">
      <w:pPr>
        <w:rPr>
          <w:b/>
          <w:bCs/>
          <w:sz w:val="22"/>
          <w:szCs w:val="22"/>
        </w:rPr>
      </w:pPr>
      <w:r w:rsidRPr="00A10995">
        <w:rPr>
          <w:b/>
          <w:bCs/>
          <w:sz w:val="22"/>
          <w:szCs w:val="22"/>
        </w:rPr>
        <w:t>Visualization 15: Best Model Pie Chart</w:t>
      </w:r>
    </w:p>
    <w:p w14:paraId="1EDA5A8B" w14:textId="77777777" w:rsidR="00CB65A4" w:rsidRPr="00A10995" w:rsidRDefault="00CB65A4" w:rsidP="00CB65A4">
      <w:pPr>
        <w:rPr>
          <w:sz w:val="22"/>
          <w:szCs w:val="22"/>
        </w:rPr>
      </w:pPr>
      <w:r w:rsidRPr="00A10995">
        <w:rPr>
          <w:b/>
          <w:bCs/>
          <w:sz w:val="22"/>
          <w:szCs w:val="22"/>
        </w:rPr>
        <w:t>Text Description</w:t>
      </w:r>
    </w:p>
    <w:p w14:paraId="39D053D3" w14:textId="77777777" w:rsidR="00CB65A4" w:rsidRPr="00A10995" w:rsidRDefault="00CB65A4" w:rsidP="00CB65A4">
      <w:pPr>
        <w:numPr>
          <w:ilvl w:val="0"/>
          <w:numId w:val="21"/>
        </w:numPr>
        <w:rPr>
          <w:sz w:val="22"/>
          <w:szCs w:val="22"/>
        </w:rPr>
      </w:pPr>
      <w:r w:rsidRPr="00A10995">
        <w:rPr>
          <w:b/>
          <w:bCs/>
          <w:sz w:val="22"/>
          <w:szCs w:val="22"/>
        </w:rPr>
        <w:t>Random Forest Predictions</w:t>
      </w:r>
      <w:r w:rsidRPr="00A10995">
        <w:rPr>
          <w:sz w:val="22"/>
          <w:szCs w:val="22"/>
        </w:rPr>
        <w:t>:</w:t>
      </w:r>
    </w:p>
    <w:p w14:paraId="082C8A84" w14:textId="77777777" w:rsidR="00CB65A4" w:rsidRPr="00A10995" w:rsidRDefault="00CB65A4" w:rsidP="00CB65A4">
      <w:pPr>
        <w:numPr>
          <w:ilvl w:val="1"/>
          <w:numId w:val="21"/>
        </w:numPr>
        <w:rPr>
          <w:sz w:val="22"/>
          <w:szCs w:val="22"/>
        </w:rPr>
      </w:pPr>
      <w:r w:rsidRPr="00A10995">
        <w:rPr>
          <w:sz w:val="22"/>
          <w:szCs w:val="22"/>
        </w:rPr>
        <w:t>Correct: 78.87% (~698 predictions), coloured green.</w:t>
      </w:r>
    </w:p>
    <w:p w14:paraId="2FCA9AA8" w14:textId="77777777" w:rsidR="00CB65A4" w:rsidRPr="00A10995" w:rsidRDefault="00CB65A4" w:rsidP="00CB65A4">
      <w:pPr>
        <w:numPr>
          <w:ilvl w:val="1"/>
          <w:numId w:val="21"/>
        </w:numPr>
        <w:rPr>
          <w:sz w:val="22"/>
          <w:szCs w:val="22"/>
        </w:rPr>
      </w:pPr>
      <w:r w:rsidRPr="00A10995">
        <w:rPr>
          <w:sz w:val="22"/>
          <w:szCs w:val="22"/>
        </w:rPr>
        <w:t>Incorrect: 21.13% (~187 predictions), coloured red.</w:t>
      </w:r>
    </w:p>
    <w:p w14:paraId="0A9BFB6C" w14:textId="77777777" w:rsidR="00CB65A4" w:rsidRPr="00A10995" w:rsidRDefault="00CB65A4" w:rsidP="00CB65A4">
      <w:pPr>
        <w:numPr>
          <w:ilvl w:val="0"/>
          <w:numId w:val="21"/>
        </w:numPr>
        <w:rPr>
          <w:sz w:val="22"/>
          <w:szCs w:val="22"/>
        </w:rPr>
      </w:pPr>
      <w:r w:rsidRPr="00A10995">
        <w:rPr>
          <w:b/>
          <w:bCs/>
          <w:sz w:val="22"/>
          <w:szCs w:val="22"/>
        </w:rPr>
        <w:t>Structure</w:t>
      </w:r>
      <w:r w:rsidRPr="00A10995">
        <w:rPr>
          <w:sz w:val="22"/>
          <w:szCs w:val="22"/>
        </w:rPr>
        <w:t>: Circular chart with two wedges, labelled with percentages and counts, centred on a white background.</w:t>
      </w:r>
    </w:p>
    <w:p w14:paraId="1D09104A" w14:textId="77777777" w:rsidR="00CB65A4" w:rsidRPr="00A10995" w:rsidRDefault="00CB65A4" w:rsidP="00CB65A4">
      <w:pPr>
        <w:rPr>
          <w:sz w:val="22"/>
          <w:szCs w:val="22"/>
        </w:rPr>
      </w:pPr>
      <w:r w:rsidRPr="00A10995">
        <w:rPr>
          <w:b/>
          <w:bCs/>
          <w:sz w:val="22"/>
          <w:szCs w:val="22"/>
        </w:rPr>
        <w:t>Explanation</w:t>
      </w:r>
      <w:r w:rsidRPr="00A10995">
        <w:rPr>
          <w:sz w:val="22"/>
          <w:szCs w:val="22"/>
        </w:rPr>
        <w:t>: The pie chart summarizes Random Forest’s performance, emphasizing its effectiveness despite Enrolled challenges.</w:t>
      </w:r>
    </w:p>
    <w:p w14:paraId="7FC2A73E" w14:textId="77777777" w:rsidR="00CB65A4" w:rsidRPr="00A10995" w:rsidRDefault="00CB65A4" w:rsidP="00CB65A4">
      <w:pPr>
        <w:rPr>
          <w:sz w:val="22"/>
          <w:szCs w:val="22"/>
        </w:rPr>
      </w:pPr>
      <w:r w:rsidRPr="00A10995">
        <w:rPr>
          <w:b/>
          <w:bCs/>
          <w:sz w:val="22"/>
          <w:szCs w:val="22"/>
        </w:rPr>
        <w:t>Importance</w:t>
      </w:r>
      <w:r w:rsidRPr="00A10995">
        <w:rPr>
          <w:sz w:val="22"/>
          <w:szCs w:val="22"/>
        </w:rPr>
        <w:t>: This visualization provides a high-level view of model success, aiding stakeholder understanding.</w:t>
      </w:r>
    </w:p>
    <w:p w14:paraId="6996F6D9" w14:textId="77777777" w:rsidR="00CB65A4" w:rsidRPr="00A10995" w:rsidRDefault="00CB65A4" w:rsidP="00CB65A4">
      <w:pPr>
        <w:rPr>
          <w:sz w:val="22"/>
          <w:szCs w:val="22"/>
        </w:rPr>
      </w:pPr>
      <w:r w:rsidRPr="00A10995">
        <w:rPr>
          <w:b/>
          <w:bCs/>
          <w:sz w:val="22"/>
          <w:szCs w:val="22"/>
        </w:rPr>
        <w:t>Utility</w:t>
      </w:r>
      <w:r w:rsidRPr="00A10995">
        <w:rPr>
          <w:sz w:val="22"/>
          <w:szCs w:val="22"/>
        </w:rPr>
        <w:t>: It supports strategic decisions, prioritizing Random Forest for intervention systems.</w:t>
      </w:r>
    </w:p>
    <w:p w14:paraId="5F88D073" w14:textId="77777777" w:rsidR="00CB65A4" w:rsidRPr="00A10995" w:rsidRDefault="00CB65A4" w:rsidP="00A4073E">
      <w:pPr>
        <w:pStyle w:val="Heading2"/>
        <w:numPr>
          <w:ilvl w:val="0"/>
          <w:numId w:val="33"/>
        </w:numPr>
        <w:rPr>
          <w:sz w:val="22"/>
          <w:szCs w:val="22"/>
        </w:rPr>
      </w:pPr>
      <w:bookmarkStart w:id="9" w:name="_Toc197713329"/>
      <w:r w:rsidRPr="00A10995">
        <w:rPr>
          <w:sz w:val="22"/>
          <w:szCs w:val="22"/>
        </w:rPr>
        <w:t>Results</w:t>
      </w:r>
      <w:bookmarkEnd w:id="9"/>
    </w:p>
    <w:p w14:paraId="1EB1C204" w14:textId="77777777" w:rsidR="00CB65A4" w:rsidRPr="00A10995" w:rsidRDefault="00CB65A4" w:rsidP="00CB65A4">
      <w:pPr>
        <w:rPr>
          <w:b/>
          <w:bCs/>
          <w:sz w:val="22"/>
          <w:szCs w:val="22"/>
        </w:rPr>
      </w:pPr>
      <w:r w:rsidRPr="00A10995">
        <w:rPr>
          <w:b/>
          <w:bCs/>
          <w:sz w:val="22"/>
          <w:szCs w:val="22"/>
        </w:rPr>
        <w:t>8.1 Exploratory Data Analysis</w:t>
      </w:r>
    </w:p>
    <w:p w14:paraId="246CDF0F" w14:textId="77777777" w:rsidR="00CB65A4" w:rsidRPr="00A10995" w:rsidRDefault="00CB65A4" w:rsidP="00CB65A4">
      <w:pPr>
        <w:rPr>
          <w:sz w:val="22"/>
          <w:szCs w:val="22"/>
        </w:rPr>
      </w:pPr>
      <w:r w:rsidRPr="00A10995">
        <w:rPr>
          <w:sz w:val="22"/>
          <w:szCs w:val="22"/>
        </w:rPr>
        <w:t>EDA provided insights into the dataset’s structure and relationships, supported by the visualizations described in Implementation (7.4).</w:t>
      </w:r>
    </w:p>
    <w:p w14:paraId="3E4EDDE2" w14:textId="7A9EEAC5" w:rsidR="001741E4" w:rsidRPr="00A10995" w:rsidRDefault="00CB65A4" w:rsidP="00CB65A4">
      <w:pPr>
        <w:rPr>
          <w:b/>
          <w:bCs/>
          <w:sz w:val="22"/>
          <w:szCs w:val="22"/>
        </w:rPr>
      </w:pPr>
      <w:r w:rsidRPr="00A10995">
        <w:rPr>
          <w:b/>
          <w:bCs/>
          <w:sz w:val="22"/>
          <w:szCs w:val="22"/>
        </w:rPr>
        <w:t>Boxplot of Admission Grades</w:t>
      </w:r>
    </w:p>
    <w:p w14:paraId="043DA48A" w14:textId="77777777" w:rsidR="00CB65A4" w:rsidRPr="00A10995" w:rsidRDefault="00CB65A4" w:rsidP="00CB65A4">
      <w:pPr>
        <w:rPr>
          <w:sz w:val="22"/>
          <w:szCs w:val="22"/>
        </w:rPr>
      </w:pPr>
      <w:r w:rsidRPr="00A10995">
        <w:rPr>
          <w:b/>
          <w:bCs/>
          <w:sz w:val="22"/>
          <w:szCs w:val="22"/>
        </w:rPr>
        <w:t>ASCII Representation</w:t>
      </w:r>
      <w:r w:rsidRPr="00A10995">
        <w:rPr>
          <w:sz w:val="22"/>
          <w:szCs w:val="22"/>
        </w:rPr>
        <w:t xml:space="preserve"> (Repeated from 7.4 for context)</w:t>
      </w:r>
    </w:p>
    <w:p w14:paraId="357E5F9C" w14:textId="77777777" w:rsidR="00CB65A4" w:rsidRPr="00A10995" w:rsidRDefault="00CB65A4" w:rsidP="00CB65A4">
      <w:pPr>
        <w:rPr>
          <w:sz w:val="22"/>
          <w:szCs w:val="22"/>
        </w:rPr>
      </w:pPr>
      <w:r w:rsidRPr="00A10995">
        <w:rPr>
          <w:b/>
          <w:bCs/>
          <w:sz w:val="22"/>
          <w:szCs w:val="22"/>
        </w:rPr>
        <w:t>Analysis</w:t>
      </w:r>
      <w:r w:rsidRPr="00A10995">
        <w:rPr>
          <w:sz w:val="22"/>
          <w:szCs w:val="22"/>
        </w:rPr>
        <w:t>: The median admission grade (~126.1) and IQR (117.9–134.0) indicate most students have moderate academic preparedness, with outliers above 150 suggesting high performers. The right-skewed distribution implies a subset of students with exceptional grades, likely at lower dropout risk.</w:t>
      </w:r>
    </w:p>
    <w:p w14:paraId="4C26BF15" w14:textId="77777777" w:rsidR="00CB65A4" w:rsidRPr="00A10995" w:rsidRDefault="00CB65A4" w:rsidP="00CB65A4">
      <w:pPr>
        <w:rPr>
          <w:sz w:val="22"/>
          <w:szCs w:val="22"/>
        </w:rPr>
      </w:pPr>
      <w:r w:rsidRPr="00A10995">
        <w:rPr>
          <w:b/>
          <w:bCs/>
          <w:sz w:val="22"/>
          <w:szCs w:val="22"/>
        </w:rPr>
        <w:t>Importance</w:t>
      </w:r>
      <w:r w:rsidRPr="00A10995">
        <w:rPr>
          <w:sz w:val="22"/>
          <w:szCs w:val="22"/>
        </w:rPr>
        <w:t>: This output identifies students with low grades as potential dropout risks, guiding targeted academic interventions.</w:t>
      </w:r>
    </w:p>
    <w:p w14:paraId="057D798D" w14:textId="77777777" w:rsidR="00CB65A4" w:rsidRPr="00A10995" w:rsidRDefault="00CB65A4" w:rsidP="00CB65A4">
      <w:pPr>
        <w:rPr>
          <w:sz w:val="22"/>
          <w:szCs w:val="22"/>
        </w:rPr>
      </w:pPr>
      <w:r w:rsidRPr="00A10995">
        <w:rPr>
          <w:b/>
          <w:bCs/>
          <w:sz w:val="22"/>
          <w:szCs w:val="22"/>
        </w:rPr>
        <w:t>Utility</w:t>
      </w:r>
      <w:r w:rsidRPr="00A10995">
        <w:rPr>
          <w:sz w:val="22"/>
          <w:szCs w:val="22"/>
        </w:rPr>
        <w:t>: Institutions can prioritize tutoring for students below the median, reducing the 32.1% dropout rate by addressing academic weaknesses early.</w:t>
      </w:r>
    </w:p>
    <w:p w14:paraId="39ACBF6F" w14:textId="77777777" w:rsidR="00CB65A4" w:rsidRPr="00A10995" w:rsidRDefault="00CB65A4" w:rsidP="00CB65A4">
      <w:pPr>
        <w:rPr>
          <w:b/>
          <w:bCs/>
          <w:sz w:val="22"/>
          <w:szCs w:val="22"/>
        </w:rPr>
      </w:pPr>
      <w:r w:rsidRPr="00A10995">
        <w:rPr>
          <w:b/>
          <w:bCs/>
          <w:sz w:val="22"/>
          <w:szCs w:val="22"/>
        </w:rPr>
        <w:t>Histogram of Age at Enrolment</w:t>
      </w:r>
    </w:p>
    <w:p w14:paraId="3338DB6B" w14:textId="77777777" w:rsidR="00CB65A4" w:rsidRPr="00A10995" w:rsidRDefault="00CB65A4" w:rsidP="00CB65A4">
      <w:pPr>
        <w:rPr>
          <w:sz w:val="22"/>
          <w:szCs w:val="22"/>
        </w:rPr>
      </w:pPr>
      <w:r w:rsidRPr="00A10995">
        <w:rPr>
          <w:b/>
          <w:bCs/>
          <w:sz w:val="22"/>
          <w:szCs w:val="22"/>
        </w:rPr>
        <w:t>ASCII Representation</w:t>
      </w:r>
      <w:r w:rsidRPr="00A10995">
        <w:rPr>
          <w:sz w:val="22"/>
          <w:szCs w:val="22"/>
        </w:rPr>
        <w:t xml:space="preserve"> (Repeated from 7.4)</w:t>
      </w:r>
    </w:p>
    <w:p w14:paraId="1E14E52B" w14:textId="77777777" w:rsidR="00CB65A4" w:rsidRPr="00A10995" w:rsidRDefault="00CB65A4" w:rsidP="00CB65A4">
      <w:pPr>
        <w:rPr>
          <w:sz w:val="22"/>
          <w:szCs w:val="22"/>
        </w:rPr>
      </w:pPr>
      <w:r w:rsidRPr="00A10995">
        <w:rPr>
          <w:b/>
          <w:bCs/>
          <w:sz w:val="22"/>
          <w:szCs w:val="22"/>
        </w:rPr>
        <w:t>Analysis</w:t>
      </w:r>
      <w:r w:rsidRPr="00A10995">
        <w:rPr>
          <w:sz w:val="22"/>
          <w:szCs w:val="22"/>
        </w:rPr>
        <w:t>: The peak at 18–19 (~2,000 students) and steep decline after 25 indicate a predominantly young student population. Older students (beyond 60) are rare, potentially facing higher dropout risks due to non-traditional pathways.</w:t>
      </w:r>
    </w:p>
    <w:p w14:paraId="22A86D8D" w14:textId="77777777" w:rsidR="00CB65A4" w:rsidRPr="00A10995" w:rsidRDefault="00CB65A4" w:rsidP="00CB65A4">
      <w:pPr>
        <w:rPr>
          <w:sz w:val="22"/>
          <w:szCs w:val="22"/>
        </w:rPr>
      </w:pPr>
      <w:r w:rsidRPr="00A10995">
        <w:rPr>
          <w:b/>
          <w:bCs/>
          <w:sz w:val="22"/>
          <w:szCs w:val="22"/>
        </w:rPr>
        <w:t>Importance</w:t>
      </w:r>
      <w:r w:rsidRPr="00A10995">
        <w:rPr>
          <w:sz w:val="22"/>
          <w:szCs w:val="22"/>
        </w:rPr>
        <w:t>: Age is a critical predictor, as younger students may have higher retention rates.</w:t>
      </w:r>
    </w:p>
    <w:p w14:paraId="327F8647" w14:textId="77777777" w:rsidR="00CB65A4" w:rsidRPr="00A10995" w:rsidRDefault="00CB65A4" w:rsidP="00CB65A4">
      <w:pPr>
        <w:rPr>
          <w:sz w:val="22"/>
          <w:szCs w:val="22"/>
        </w:rPr>
      </w:pPr>
      <w:r w:rsidRPr="00A10995">
        <w:rPr>
          <w:b/>
          <w:bCs/>
          <w:sz w:val="22"/>
          <w:szCs w:val="22"/>
        </w:rPr>
        <w:lastRenderedPageBreak/>
        <w:t>Utility</w:t>
      </w:r>
      <w:r w:rsidRPr="00A10995">
        <w:rPr>
          <w:sz w:val="22"/>
          <w:szCs w:val="22"/>
        </w:rPr>
        <w:t>: This output informs tailored support for older students, such as flexible scheduling or counselling, to enhance retention and reduce dropout.</w:t>
      </w:r>
    </w:p>
    <w:p w14:paraId="614F1347" w14:textId="77777777" w:rsidR="00CB65A4" w:rsidRPr="00A10995" w:rsidRDefault="00CB65A4" w:rsidP="00CB65A4">
      <w:pPr>
        <w:rPr>
          <w:b/>
          <w:bCs/>
          <w:sz w:val="22"/>
          <w:szCs w:val="22"/>
        </w:rPr>
      </w:pPr>
      <w:r w:rsidRPr="00A10995">
        <w:rPr>
          <w:b/>
          <w:bCs/>
          <w:sz w:val="22"/>
          <w:szCs w:val="22"/>
        </w:rPr>
        <w:t>Pie Chart of Target Variable</w:t>
      </w:r>
    </w:p>
    <w:p w14:paraId="31A3818E" w14:textId="77777777" w:rsidR="00CB65A4" w:rsidRPr="00A10995" w:rsidRDefault="00CB65A4" w:rsidP="00CB65A4">
      <w:pPr>
        <w:rPr>
          <w:sz w:val="22"/>
          <w:szCs w:val="22"/>
        </w:rPr>
      </w:pPr>
      <w:r w:rsidRPr="00A10995">
        <w:rPr>
          <w:b/>
          <w:bCs/>
          <w:sz w:val="22"/>
          <w:szCs w:val="22"/>
        </w:rPr>
        <w:t>Text Description</w:t>
      </w:r>
      <w:r w:rsidRPr="00A10995">
        <w:rPr>
          <w:sz w:val="22"/>
          <w:szCs w:val="22"/>
        </w:rPr>
        <w:t xml:space="preserve"> (Repeated from 7.4)</w:t>
      </w:r>
    </w:p>
    <w:p w14:paraId="68ADFA9A" w14:textId="1B885B68" w:rsidR="00CB65A4" w:rsidRPr="00A10995" w:rsidRDefault="00CB65A4" w:rsidP="00CB65A4">
      <w:pPr>
        <w:numPr>
          <w:ilvl w:val="0"/>
          <w:numId w:val="22"/>
        </w:numPr>
        <w:rPr>
          <w:sz w:val="22"/>
          <w:szCs w:val="22"/>
        </w:rPr>
      </w:pPr>
      <w:r w:rsidRPr="00A10995">
        <w:rPr>
          <w:b/>
          <w:bCs/>
          <w:sz w:val="22"/>
          <w:szCs w:val="22"/>
        </w:rPr>
        <w:t>Graduate</w:t>
      </w:r>
      <w:r w:rsidRPr="00A10995">
        <w:rPr>
          <w:sz w:val="22"/>
          <w:szCs w:val="22"/>
        </w:rPr>
        <w:t xml:space="preserve">: 49.9% (2,209 students), largest segment, </w:t>
      </w:r>
      <w:r w:rsidR="006B1FC4" w:rsidRPr="00A10995">
        <w:rPr>
          <w:sz w:val="22"/>
          <w:szCs w:val="22"/>
        </w:rPr>
        <w:t>coloured</w:t>
      </w:r>
      <w:r w:rsidRPr="00A10995">
        <w:rPr>
          <w:sz w:val="22"/>
          <w:szCs w:val="22"/>
        </w:rPr>
        <w:t xml:space="preserve"> green.</w:t>
      </w:r>
    </w:p>
    <w:p w14:paraId="7573D3DD" w14:textId="2E0930E4" w:rsidR="00CB65A4" w:rsidRPr="00A10995" w:rsidRDefault="00CB65A4" w:rsidP="00CB65A4">
      <w:pPr>
        <w:numPr>
          <w:ilvl w:val="0"/>
          <w:numId w:val="22"/>
        </w:numPr>
        <w:rPr>
          <w:sz w:val="22"/>
          <w:szCs w:val="22"/>
        </w:rPr>
      </w:pPr>
      <w:r w:rsidRPr="00A10995">
        <w:rPr>
          <w:b/>
          <w:bCs/>
          <w:sz w:val="22"/>
          <w:szCs w:val="22"/>
        </w:rPr>
        <w:t>Dropout</w:t>
      </w:r>
      <w:r w:rsidRPr="00A10995">
        <w:rPr>
          <w:sz w:val="22"/>
          <w:szCs w:val="22"/>
        </w:rPr>
        <w:t xml:space="preserve">: 32.1% (1,421 students), second largest, </w:t>
      </w:r>
      <w:r w:rsidR="006B1FC4" w:rsidRPr="00A10995">
        <w:rPr>
          <w:sz w:val="22"/>
          <w:szCs w:val="22"/>
        </w:rPr>
        <w:t>coloured</w:t>
      </w:r>
      <w:r w:rsidRPr="00A10995">
        <w:rPr>
          <w:sz w:val="22"/>
          <w:szCs w:val="22"/>
        </w:rPr>
        <w:t xml:space="preserve"> red.</w:t>
      </w:r>
    </w:p>
    <w:p w14:paraId="7793B107" w14:textId="48BAD007" w:rsidR="00CB65A4" w:rsidRPr="00A10995" w:rsidRDefault="00CB65A4" w:rsidP="00CB65A4">
      <w:pPr>
        <w:numPr>
          <w:ilvl w:val="0"/>
          <w:numId w:val="22"/>
        </w:numPr>
        <w:rPr>
          <w:sz w:val="22"/>
          <w:szCs w:val="22"/>
        </w:rPr>
      </w:pPr>
      <w:r w:rsidRPr="00A10995">
        <w:rPr>
          <w:b/>
          <w:bCs/>
          <w:sz w:val="22"/>
          <w:szCs w:val="22"/>
        </w:rPr>
        <w:t>Enrolled</w:t>
      </w:r>
      <w:r w:rsidRPr="00A10995">
        <w:rPr>
          <w:sz w:val="22"/>
          <w:szCs w:val="22"/>
        </w:rPr>
        <w:t xml:space="preserve">: 17.9% (794 students), smallest, </w:t>
      </w:r>
      <w:r w:rsidR="006B1FC4" w:rsidRPr="00A10995">
        <w:rPr>
          <w:sz w:val="22"/>
          <w:szCs w:val="22"/>
        </w:rPr>
        <w:t>coloured</w:t>
      </w:r>
      <w:r w:rsidRPr="00A10995">
        <w:rPr>
          <w:sz w:val="22"/>
          <w:szCs w:val="22"/>
        </w:rPr>
        <w:t xml:space="preserve"> blue.</w:t>
      </w:r>
    </w:p>
    <w:p w14:paraId="77FB6189" w14:textId="54D6CE38" w:rsidR="00CB65A4" w:rsidRPr="00A10995" w:rsidRDefault="00CB65A4" w:rsidP="00CB65A4">
      <w:pPr>
        <w:numPr>
          <w:ilvl w:val="0"/>
          <w:numId w:val="22"/>
        </w:numPr>
        <w:rPr>
          <w:sz w:val="22"/>
          <w:szCs w:val="22"/>
        </w:rPr>
      </w:pPr>
      <w:r w:rsidRPr="00A10995">
        <w:rPr>
          <w:b/>
          <w:bCs/>
          <w:sz w:val="22"/>
          <w:szCs w:val="22"/>
        </w:rPr>
        <w:t>Structure</w:t>
      </w:r>
      <w:r w:rsidRPr="00A10995">
        <w:rPr>
          <w:sz w:val="22"/>
          <w:szCs w:val="22"/>
        </w:rPr>
        <w:t xml:space="preserve">: A circular chart with three wedges, </w:t>
      </w:r>
      <w:r w:rsidR="006B1FC4" w:rsidRPr="00A10995">
        <w:rPr>
          <w:sz w:val="22"/>
          <w:szCs w:val="22"/>
        </w:rPr>
        <w:t>labelled</w:t>
      </w:r>
      <w:r w:rsidRPr="00A10995">
        <w:rPr>
          <w:sz w:val="22"/>
          <w:szCs w:val="22"/>
        </w:rPr>
        <w:t xml:space="preserve"> with percentages and counts.</w:t>
      </w:r>
    </w:p>
    <w:p w14:paraId="01D9B8B0" w14:textId="77777777" w:rsidR="00CB65A4" w:rsidRPr="00A10995" w:rsidRDefault="00CB65A4" w:rsidP="00CB65A4">
      <w:pPr>
        <w:rPr>
          <w:sz w:val="22"/>
          <w:szCs w:val="22"/>
        </w:rPr>
      </w:pPr>
      <w:r w:rsidRPr="00A10995">
        <w:rPr>
          <w:b/>
          <w:bCs/>
          <w:sz w:val="22"/>
          <w:szCs w:val="22"/>
        </w:rPr>
        <w:t>Analysis</w:t>
      </w:r>
      <w:r w:rsidRPr="00A10995">
        <w:rPr>
          <w:sz w:val="22"/>
          <w:szCs w:val="22"/>
        </w:rPr>
        <w:t>: The 49.9% Graduate rate reflects successful outcomes, but the 32.1% Dropout rate underscores the need for intervention. The 17.9% Enrolled group, being smallest, poses challenges for prediction due to class imbalance.</w:t>
      </w:r>
    </w:p>
    <w:p w14:paraId="188EEB6A" w14:textId="77777777" w:rsidR="00CB65A4" w:rsidRPr="00A10995" w:rsidRDefault="00CB65A4" w:rsidP="00CB65A4">
      <w:pPr>
        <w:rPr>
          <w:sz w:val="22"/>
          <w:szCs w:val="22"/>
        </w:rPr>
      </w:pPr>
      <w:r w:rsidRPr="00A10995">
        <w:rPr>
          <w:b/>
          <w:bCs/>
          <w:sz w:val="22"/>
          <w:szCs w:val="22"/>
        </w:rPr>
        <w:t>Importance</w:t>
      </w:r>
      <w:r w:rsidRPr="00A10995">
        <w:rPr>
          <w:sz w:val="22"/>
          <w:szCs w:val="22"/>
        </w:rPr>
        <w:t>: This visualization quantifies the dropout problem, emphasizing the need for predictive models.</w:t>
      </w:r>
    </w:p>
    <w:p w14:paraId="3DEA132F" w14:textId="77777777" w:rsidR="00CB65A4" w:rsidRPr="00A10995" w:rsidRDefault="00CB65A4" w:rsidP="00CB65A4">
      <w:pPr>
        <w:rPr>
          <w:sz w:val="22"/>
          <w:szCs w:val="22"/>
        </w:rPr>
      </w:pPr>
      <w:r w:rsidRPr="00A10995">
        <w:rPr>
          <w:b/>
          <w:bCs/>
          <w:sz w:val="22"/>
          <w:szCs w:val="22"/>
        </w:rPr>
        <w:t>Utility</w:t>
      </w:r>
      <w:r w:rsidRPr="00A10995">
        <w:rPr>
          <w:sz w:val="22"/>
          <w:szCs w:val="22"/>
        </w:rPr>
        <w:t>: It helps institutions set retention goals, targeting the 32.1% Dropout segment with interventions like academic support or financial aid.</w:t>
      </w:r>
    </w:p>
    <w:p w14:paraId="57EEBC1A" w14:textId="77777777" w:rsidR="00CB65A4" w:rsidRPr="00A10995" w:rsidRDefault="00CB65A4" w:rsidP="00CB65A4">
      <w:pPr>
        <w:rPr>
          <w:b/>
          <w:bCs/>
          <w:sz w:val="22"/>
          <w:szCs w:val="22"/>
        </w:rPr>
      </w:pPr>
      <w:r w:rsidRPr="00A10995">
        <w:rPr>
          <w:b/>
          <w:bCs/>
          <w:sz w:val="22"/>
          <w:szCs w:val="22"/>
        </w:rPr>
        <w:t>Correlation Heatmap</w:t>
      </w:r>
    </w:p>
    <w:p w14:paraId="7CB31CF7" w14:textId="77777777" w:rsidR="00CB65A4" w:rsidRPr="00A10995" w:rsidRDefault="00CB65A4" w:rsidP="00CB65A4">
      <w:pPr>
        <w:rPr>
          <w:sz w:val="22"/>
          <w:szCs w:val="22"/>
        </w:rPr>
      </w:pPr>
      <w:r w:rsidRPr="00A10995">
        <w:rPr>
          <w:b/>
          <w:bCs/>
          <w:sz w:val="22"/>
          <w:szCs w:val="22"/>
        </w:rPr>
        <w:t>Text Description</w:t>
      </w:r>
      <w:r w:rsidRPr="00A10995">
        <w:rPr>
          <w:sz w:val="22"/>
          <w:szCs w:val="22"/>
        </w:rPr>
        <w:t xml:space="preserve"> (Repeated from 7.4)</w:t>
      </w:r>
    </w:p>
    <w:p w14:paraId="7E6B22AB" w14:textId="77777777" w:rsidR="00CB65A4" w:rsidRPr="00A10995" w:rsidRDefault="00CB65A4" w:rsidP="00CB65A4">
      <w:pPr>
        <w:numPr>
          <w:ilvl w:val="0"/>
          <w:numId w:val="23"/>
        </w:numPr>
        <w:rPr>
          <w:sz w:val="22"/>
          <w:szCs w:val="22"/>
        </w:rPr>
      </w:pPr>
      <w:r w:rsidRPr="00A10995">
        <w:rPr>
          <w:b/>
          <w:bCs/>
          <w:sz w:val="22"/>
          <w:szCs w:val="22"/>
        </w:rPr>
        <w:t>Variables</w:t>
      </w:r>
      <w:r w:rsidRPr="00A10995">
        <w:rPr>
          <w:sz w:val="22"/>
          <w:szCs w:val="22"/>
        </w:rPr>
        <w:t>: Numeric features (e.g., Curricular.units.1st.sem..grade., Curricular.units.2nd.sem..grade.).</w:t>
      </w:r>
    </w:p>
    <w:p w14:paraId="6F1DEC89" w14:textId="1E5951C4" w:rsidR="00CB65A4" w:rsidRPr="00A10995" w:rsidRDefault="006B1FC4" w:rsidP="00CB65A4">
      <w:pPr>
        <w:numPr>
          <w:ilvl w:val="0"/>
          <w:numId w:val="23"/>
        </w:numPr>
        <w:rPr>
          <w:sz w:val="22"/>
          <w:szCs w:val="22"/>
        </w:rPr>
      </w:pPr>
      <w:r w:rsidRPr="00A10995">
        <w:rPr>
          <w:b/>
          <w:bCs/>
          <w:sz w:val="22"/>
          <w:szCs w:val="22"/>
        </w:rPr>
        <w:t>Colour</w:t>
      </w:r>
      <w:r w:rsidR="00CB65A4" w:rsidRPr="00A10995">
        <w:rPr>
          <w:b/>
          <w:bCs/>
          <w:sz w:val="22"/>
          <w:szCs w:val="22"/>
        </w:rPr>
        <w:t xml:space="preserve"> Scale</w:t>
      </w:r>
      <w:r w:rsidR="00CB65A4" w:rsidRPr="00A10995">
        <w:rPr>
          <w:sz w:val="22"/>
          <w:szCs w:val="22"/>
        </w:rPr>
        <w:t>: Red (positive correlation, up to 1), blue (negative, down to -1), white (near 0).</w:t>
      </w:r>
    </w:p>
    <w:p w14:paraId="6A082BB1" w14:textId="77777777" w:rsidR="00CB65A4" w:rsidRPr="00A10995" w:rsidRDefault="00CB65A4" w:rsidP="00CB65A4">
      <w:pPr>
        <w:numPr>
          <w:ilvl w:val="0"/>
          <w:numId w:val="23"/>
        </w:numPr>
        <w:rPr>
          <w:sz w:val="22"/>
          <w:szCs w:val="22"/>
        </w:rPr>
      </w:pPr>
      <w:r w:rsidRPr="00A10995">
        <w:rPr>
          <w:b/>
          <w:bCs/>
          <w:sz w:val="22"/>
          <w:szCs w:val="22"/>
        </w:rPr>
        <w:t>Key Correlations</w:t>
      </w:r>
      <w:r w:rsidRPr="00A10995">
        <w:rPr>
          <w:sz w:val="22"/>
          <w:szCs w:val="22"/>
        </w:rPr>
        <w:t>:</w:t>
      </w:r>
    </w:p>
    <w:p w14:paraId="5681231B" w14:textId="77777777" w:rsidR="00CB65A4" w:rsidRPr="00A10995" w:rsidRDefault="00CB65A4" w:rsidP="00CB65A4">
      <w:pPr>
        <w:numPr>
          <w:ilvl w:val="1"/>
          <w:numId w:val="23"/>
        </w:numPr>
        <w:rPr>
          <w:sz w:val="22"/>
          <w:szCs w:val="22"/>
        </w:rPr>
      </w:pPr>
      <w:r w:rsidRPr="00A10995">
        <w:rPr>
          <w:sz w:val="22"/>
          <w:szCs w:val="22"/>
        </w:rPr>
        <w:t>Curricular.units.1st.sem..grade. and Curricular.units.2nd.sem..grade.: ~0.8 (strong positive).</w:t>
      </w:r>
    </w:p>
    <w:p w14:paraId="332C9BAD" w14:textId="77777777" w:rsidR="00CB65A4" w:rsidRPr="00A10995" w:rsidRDefault="00CB65A4" w:rsidP="00CB65A4">
      <w:pPr>
        <w:numPr>
          <w:ilvl w:val="1"/>
          <w:numId w:val="23"/>
        </w:numPr>
        <w:rPr>
          <w:sz w:val="22"/>
          <w:szCs w:val="22"/>
        </w:rPr>
      </w:pPr>
      <w:r w:rsidRPr="00A10995">
        <w:rPr>
          <w:sz w:val="22"/>
          <w:szCs w:val="22"/>
        </w:rPr>
        <w:t>Admission.grade and Curricular.units.1st.sem..grade.: ~0.3 (moderate positive).</w:t>
      </w:r>
    </w:p>
    <w:p w14:paraId="515CFFA8" w14:textId="77777777" w:rsidR="00CB65A4" w:rsidRPr="00A10995" w:rsidRDefault="00CB65A4" w:rsidP="00CB65A4">
      <w:pPr>
        <w:numPr>
          <w:ilvl w:val="1"/>
          <w:numId w:val="23"/>
        </w:numPr>
        <w:rPr>
          <w:sz w:val="22"/>
          <w:szCs w:val="22"/>
        </w:rPr>
      </w:pPr>
      <w:r w:rsidRPr="00A10995">
        <w:rPr>
          <w:sz w:val="22"/>
          <w:szCs w:val="22"/>
        </w:rPr>
        <w:t>Scholarship.holder and Curricular.units.1st.sem..grade.: ~0.1 (weak).</w:t>
      </w:r>
    </w:p>
    <w:p w14:paraId="77C8B8A1" w14:textId="77777777" w:rsidR="00CB65A4" w:rsidRPr="00A10995" w:rsidRDefault="00CB65A4" w:rsidP="00CB65A4">
      <w:pPr>
        <w:numPr>
          <w:ilvl w:val="0"/>
          <w:numId w:val="23"/>
        </w:numPr>
        <w:rPr>
          <w:sz w:val="22"/>
          <w:szCs w:val="22"/>
        </w:rPr>
      </w:pPr>
      <w:r w:rsidRPr="00A10995">
        <w:rPr>
          <w:b/>
          <w:bCs/>
          <w:sz w:val="22"/>
          <w:szCs w:val="22"/>
        </w:rPr>
        <w:t>Structure</w:t>
      </w:r>
      <w:r w:rsidRPr="00A10995">
        <w:rPr>
          <w:sz w:val="22"/>
          <w:szCs w:val="22"/>
        </w:rPr>
        <w:t>: Square matrix with variables on both axes, color-coded cells.</w:t>
      </w:r>
    </w:p>
    <w:p w14:paraId="6A5FE834" w14:textId="77777777" w:rsidR="00CB65A4" w:rsidRPr="00A10995" w:rsidRDefault="00CB65A4" w:rsidP="00CB65A4">
      <w:pPr>
        <w:rPr>
          <w:sz w:val="22"/>
          <w:szCs w:val="22"/>
        </w:rPr>
      </w:pPr>
      <w:r w:rsidRPr="00A10995">
        <w:rPr>
          <w:b/>
          <w:bCs/>
          <w:sz w:val="22"/>
          <w:szCs w:val="22"/>
        </w:rPr>
        <w:t>Analysis</w:t>
      </w:r>
      <w:r w:rsidRPr="00A10995">
        <w:rPr>
          <w:sz w:val="22"/>
          <w:szCs w:val="22"/>
        </w:rPr>
        <w:t>: Strong correlations between semester grades suggest consistent academic performance, a key predictor of dropout. Weaker correlations with socio-economic variables indicate independent influences, requiring holistic models.</w:t>
      </w:r>
    </w:p>
    <w:p w14:paraId="7C5C0C7F" w14:textId="77777777" w:rsidR="00CB65A4" w:rsidRPr="00A10995" w:rsidRDefault="00CB65A4" w:rsidP="00CB65A4">
      <w:pPr>
        <w:rPr>
          <w:sz w:val="22"/>
          <w:szCs w:val="22"/>
        </w:rPr>
      </w:pPr>
      <w:r w:rsidRPr="00A10995">
        <w:rPr>
          <w:b/>
          <w:bCs/>
          <w:sz w:val="22"/>
          <w:szCs w:val="22"/>
        </w:rPr>
        <w:t>Importance</w:t>
      </w:r>
      <w:r w:rsidRPr="00A10995">
        <w:rPr>
          <w:sz w:val="22"/>
          <w:szCs w:val="22"/>
        </w:rPr>
        <w:t>: This output guides feature selection, prioritizing academic variables for dropout prediction.</w:t>
      </w:r>
    </w:p>
    <w:p w14:paraId="72585CC5" w14:textId="77777777" w:rsidR="00CB65A4" w:rsidRPr="00A10995" w:rsidRDefault="00CB65A4" w:rsidP="00CB65A4">
      <w:pPr>
        <w:rPr>
          <w:sz w:val="22"/>
          <w:szCs w:val="22"/>
        </w:rPr>
      </w:pPr>
      <w:r w:rsidRPr="00A10995">
        <w:rPr>
          <w:b/>
          <w:bCs/>
          <w:sz w:val="22"/>
          <w:szCs w:val="22"/>
        </w:rPr>
        <w:t>Utility</w:t>
      </w:r>
      <w:r w:rsidRPr="00A10995">
        <w:rPr>
          <w:sz w:val="22"/>
          <w:szCs w:val="22"/>
        </w:rPr>
        <w:t>: Institutions can focus interventions on students with declining grades, using this insight to enhance retention strategies.</w:t>
      </w:r>
    </w:p>
    <w:p w14:paraId="42EBDC7D" w14:textId="77777777" w:rsidR="00CB65A4" w:rsidRPr="00A10995" w:rsidRDefault="00CB65A4" w:rsidP="00CB65A4">
      <w:pPr>
        <w:rPr>
          <w:b/>
          <w:bCs/>
          <w:sz w:val="22"/>
          <w:szCs w:val="22"/>
        </w:rPr>
      </w:pPr>
      <w:r w:rsidRPr="00A10995">
        <w:rPr>
          <w:b/>
          <w:bCs/>
          <w:sz w:val="22"/>
          <w:szCs w:val="22"/>
        </w:rPr>
        <w:lastRenderedPageBreak/>
        <w:t>8.2 Model Performance Analysis</w:t>
      </w:r>
    </w:p>
    <w:p w14:paraId="6D76890A" w14:textId="77777777" w:rsidR="00CB65A4" w:rsidRPr="00A10995" w:rsidRDefault="00CB65A4" w:rsidP="00CB65A4">
      <w:pPr>
        <w:rPr>
          <w:sz w:val="22"/>
          <w:szCs w:val="22"/>
        </w:rPr>
      </w:pPr>
      <w:r w:rsidRPr="00A10995">
        <w:rPr>
          <w:sz w:val="22"/>
          <w:szCs w:val="22"/>
        </w:rPr>
        <w:t>Model performance was assessed using accuracies and confusion matrices, with visualizations from Implementation (7.4) providing detailed insights.</w:t>
      </w:r>
    </w:p>
    <w:p w14:paraId="77743878" w14:textId="77777777" w:rsidR="00CB65A4" w:rsidRPr="00A10995" w:rsidRDefault="00CB65A4" w:rsidP="00CB65A4">
      <w:pPr>
        <w:rPr>
          <w:b/>
          <w:bCs/>
          <w:sz w:val="22"/>
          <w:szCs w:val="22"/>
        </w:rPr>
      </w:pPr>
      <w:r w:rsidRPr="00A10995">
        <w:rPr>
          <w:b/>
          <w:bCs/>
          <w:sz w:val="22"/>
          <w:szCs w:val="22"/>
        </w:rPr>
        <w:t>Model Accuracies</w:t>
      </w:r>
    </w:p>
    <w:p w14:paraId="40A74CE7" w14:textId="77777777" w:rsidR="00CB65A4" w:rsidRPr="00A10995" w:rsidRDefault="00CB65A4" w:rsidP="00CB65A4">
      <w:pPr>
        <w:rPr>
          <w:sz w:val="22"/>
          <w:szCs w:val="22"/>
        </w:rPr>
      </w:pPr>
      <w:r w:rsidRPr="00A10995">
        <w:rPr>
          <w:b/>
          <w:bCs/>
          <w:sz w:val="22"/>
          <w:szCs w:val="22"/>
        </w:rPr>
        <w:t>Table 3: Model Accuracy Comparison</w:t>
      </w:r>
    </w:p>
    <w:tbl>
      <w:tblPr>
        <w:tblW w:w="25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1024"/>
      </w:tblGrid>
      <w:tr w:rsidR="00CB65A4" w:rsidRPr="00A10995" w14:paraId="32E6D5F9" w14:textId="77777777" w:rsidTr="00A47F8A">
        <w:trPr>
          <w:trHeight w:val="458"/>
          <w:tblHeader/>
          <w:tblCellSpacing w:w="15" w:type="dxa"/>
        </w:trPr>
        <w:tc>
          <w:tcPr>
            <w:tcW w:w="0" w:type="auto"/>
            <w:vAlign w:val="center"/>
            <w:hideMark/>
          </w:tcPr>
          <w:p w14:paraId="6D3E16C0" w14:textId="77777777" w:rsidR="00CB65A4" w:rsidRPr="00A10995" w:rsidRDefault="00CB65A4" w:rsidP="00CB65A4">
            <w:pPr>
              <w:rPr>
                <w:b/>
                <w:bCs/>
                <w:sz w:val="22"/>
                <w:szCs w:val="22"/>
              </w:rPr>
            </w:pPr>
            <w:r w:rsidRPr="00A10995">
              <w:rPr>
                <w:b/>
                <w:bCs/>
                <w:sz w:val="22"/>
                <w:szCs w:val="22"/>
              </w:rPr>
              <w:t>Algorithm</w:t>
            </w:r>
          </w:p>
        </w:tc>
        <w:tc>
          <w:tcPr>
            <w:tcW w:w="0" w:type="auto"/>
            <w:vAlign w:val="center"/>
            <w:hideMark/>
          </w:tcPr>
          <w:p w14:paraId="01FBC5FB" w14:textId="77777777" w:rsidR="00CB65A4" w:rsidRPr="00A10995" w:rsidRDefault="00CB65A4" w:rsidP="00CB65A4">
            <w:pPr>
              <w:rPr>
                <w:b/>
                <w:bCs/>
                <w:sz w:val="22"/>
                <w:szCs w:val="22"/>
              </w:rPr>
            </w:pPr>
            <w:r w:rsidRPr="00A10995">
              <w:rPr>
                <w:b/>
                <w:bCs/>
                <w:sz w:val="22"/>
                <w:szCs w:val="22"/>
              </w:rPr>
              <w:t>Accuracy</w:t>
            </w:r>
          </w:p>
        </w:tc>
      </w:tr>
      <w:tr w:rsidR="00CB65A4" w:rsidRPr="00A10995" w14:paraId="20384492" w14:textId="77777777" w:rsidTr="00A47F8A">
        <w:trPr>
          <w:trHeight w:val="458"/>
          <w:tblCellSpacing w:w="15" w:type="dxa"/>
        </w:trPr>
        <w:tc>
          <w:tcPr>
            <w:tcW w:w="0" w:type="auto"/>
            <w:vAlign w:val="center"/>
            <w:hideMark/>
          </w:tcPr>
          <w:p w14:paraId="5CAB763E" w14:textId="77777777" w:rsidR="00CB65A4" w:rsidRPr="00A10995" w:rsidRDefault="00CB65A4" w:rsidP="00CB65A4">
            <w:pPr>
              <w:rPr>
                <w:sz w:val="22"/>
                <w:szCs w:val="22"/>
              </w:rPr>
            </w:pPr>
            <w:r w:rsidRPr="00A10995">
              <w:rPr>
                <w:sz w:val="22"/>
                <w:szCs w:val="22"/>
              </w:rPr>
              <w:t>Random Forest</w:t>
            </w:r>
          </w:p>
        </w:tc>
        <w:tc>
          <w:tcPr>
            <w:tcW w:w="0" w:type="auto"/>
            <w:vAlign w:val="center"/>
            <w:hideMark/>
          </w:tcPr>
          <w:p w14:paraId="38E40FA0" w14:textId="77777777" w:rsidR="00CB65A4" w:rsidRPr="00A10995" w:rsidRDefault="00CB65A4" w:rsidP="00CB65A4">
            <w:pPr>
              <w:rPr>
                <w:sz w:val="22"/>
                <w:szCs w:val="22"/>
              </w:rPr>
            </w:pPr>
            <w:r w:rsidRPr="00A10995">
              <w:rPr>
                <w:sz w:val="22"/>
                <w:szCs w:val="22"/>
              </w:rPr>
              <w:t>78.87%</w:t>
            </w:r>
          </w:p>
        </w:tc>
      </w:tr>
      <w:tr w:rsidR="00CB65A4" w:rsidRPr="00A10995" w14:paraId="16C28FF0" w14:textId="77777777" w:rsidTr="00A47F8A">
        <w:trPr>
          <w:trHeight w:val="458"/>
          <w:tblCellSpacing w:w="15" w:type="dxa"/>
        </w:trPr>
        <w:tc>
          <w:tcPr>
            <w:tcW w:w="0" w:type="auto"/>
            <w:vAlign w:val="center"/>
            <w:hideMark/>
          </w:tcPr>
          <w:p w14:paraId="29AB478B" w14:textId="77777777" w:rsidR="00CB65A4" w:rsidRPr="00A10995" w:rsidRDefault="00CB65A4" w:rsidP="00CB65A4">
            <w:pPr>
              <w:rPr>
                <w:sz w:val="22"/>
                <w:szCs w:val="22"/>
              </w:rPr>
            </w:pPr>
            <w:r w:rsidRPr="00A10995">
              <w:rPr>
                <w:sz w:val="22"/>
                <w:szCs w:val="22"/>
              </w:rPr>
              <w:t>SVM</w:t>
            </w:r>
          </w:p>
        </w:tc>
        <w:tc>
          <w:tcPr>
            <w:tcW w:w="0" w:type="auto"/>
            <w:vAlign w:val="center"/>
            <w:hideMark/>
          </w:tcPr>
          <w:p w14:paraId="2AE4634F" w14:textId="77777777" w:rsidR="00CB65A4" w:rsidRPr="00A10995" w:rsidRDefault="00CB65A4" w:rsidP="00CB65A4">
            <w:pPr>
              <w:rPr>
                <w:sz w:val="22"/>
                <w:szCs w:val="22"/>
              </w:rPr>
            </w:pPr>
            <w:r w:rsidRPr="00A10995">
              <w:rPr>
                <w:sz w:val="22"/>
                <w:szCs w:val="22"/>
              </w:rPr>
              <w:t>77.29%</w:t>
            </w:r>
          </w:p>
        </w:tc>
      </w:tr>
      <w:tr w:rsidR="00CB65A4" w:rsidRPr="00A10995" w14:paraId="5AB5A16C" w14:textId="77777777" w:rsidTr="00A47F8A">
        <w:trPr>
          <w:trHeight w:val="458"/>
          <w:tblCellSpacing w:w="15" w:type="dxa"/>
        </w:trPr>
        <w:tc>
          <w:tcPr>
            <w:tcW w:w="0" w:type="auto"/>
            <w:vAlign w:val="center"/>
            <w:hideMark/>
          </w:tcPr>
          <w:p w14:paraId="4118B38B" w14:textId="77777777" w:rsidR="00CB65A4" w:rsidRPr="00A10995" w:rsidRDefault="00CB65A4" w:rsidP="00CB65A4">
            <w:pPr>
              <w:rPr>
                <w:sz w:val="22"/>
                <w:szCs w:val="22"/>
              </w:rPr>
            </w:pPr>
            <w:r w:rsidRPr="00A10995">
              <w:rPr>
                <w:sz w:val="22"/>
                <w:szCs w:val="22"/>
              </w:rPr>
              <w:t>Regression Tree</w:t>
            </w:r>
          </w:p>
        </w:tc>
        <w:tc>
          <w:tcPr>
            <w:tcW w:w="0" w:type="auto"/>
            <w:vAlign w:val="center"/>
            <w:hideMark/>
          </w:tcPr>
          <w:p w14:paraId="6BACAEAA" w14:textId="77777777" w:rsidR="00CB65A4" w:rsidRPr="00A10995" w:rsidRDefault="00CB65A4" w:rsidP="00CB65A4">
            <w:pPr>
              <w:rPr>
                <w:sz w:val="22"/>
                <w:szCs w:val="22"/>
              </w:rPr>
            </w:pPr>
            <w:r w:rsidRPr="00A10995">
              <w:rPr>
                <w:sz w:val="22"/>
                <w:szCs w:val="22"/>
              </w:rPr>
              <w:t>75.59%</w:t>
            </w:r>
          </w:p>
        </w:tc>
      </w:tr>
      <w:tr w:rsidR="00CB65A4" w:rsidRPr="00A10995" w14:paraId="0B657DF6" w14:textId="77777777" w:rsidTr="00A47F8A">
        <w:trPr>
          <w:trHeight w:val="458"/>
          <w:tblCellSpacing w:w="15" w:type="dxa"/>
        </w:trPr>
        <w:tc>
          <w:tcPr>
            <w:tcW w:w="0" w:type="auto"/>
            <w:vAlign w:val="center"/>
            <w:hideMark/>
          </w:tcPr>
          <w:p w14:paraId="04FE9B35" w14:textId="77777777" w:rsidR="00CB65A4" w:rsidRPr="00A10995" w:rsidRDefault="00CB65A4" w:rsidP="00CB65A4">
            <w:pPr>
              <w:rPr>
                <w:sz w:val="22"/>
                <w:szCs w:val="22"/>
              </w:rPr>
            </w:pPr>
            <w:r w:rsidRPr="00A10995">
              <w:rPr>
                <w:sz w:val="22"/>
                <w:szCs w:val="22"/>
              </w:rPr>
              <w:t>KNN</w:t>
            </w:r>
          </w:p>
        </w:tc>
        <w:tc>
          <w:tcPr>
            <w:tcW w:w="0" w:type="auto"/>
            <w:vAlign w:val="center"/>
            <w:hideMark/>
          </w:tcPr>
          <w:p w14:paraId="3694F41B" w14:textId="77777777" w:rsidR="00CB65A4" w:rsidRPr="00A10995" w:rsidRDefault="00CB65A4" w:rsidP="00CB65A4">
            <w:pPr>
              <w:rPr>
                <w:sz w:val="22"/>
                <w:szCs w:val="22"/>
              </w:rPr>
            </w:pPr>
            <w:r w:rsidRPr="00A10995">
              <w:rPr>
                <w:sz w:val="22"/>
                <w:szCs w:val="22"/>
              </w:rPr>
              <w:t>59.32%</w:t>
            </w:r>
          </w:p>
        </w:tc>
      </w:tr>
      <w:tr w:rsidR="00CB65A4" w:rsidRPr="00A10995" w14:paraId="1C03BC37" w14:textId="77777777" w:rsidTr="00A47F8A">
        <w:trPr>
          <w:trHeight w:val="458"/>
          <w:tblCellSpacing w:w="15" w:type="dxa"/>
        </w:trPr>
        <w:tc>
          <w:tcPr>
            <w:tcW w:w="0" w:type="auto"/>
            <w:vAlign w:val="center"/>
            <w:hideMark/>
          </w:tcPr>
          <w:p w14:paraId="4F9E0B27" w14:textId="77777777" w:rsidR="00CB65A4" w:rsidRPr="00A10995" w:rsidRDefault="00CB65A4" w:rsidP="00CB65A4">
            <w:pPr>
              <w:rPr>
                <w:sz w:val="22"/>
                <w:szCs w:val="22"/>
              </w:rPr>
            </w:pPr>
            <w:r w:rsidRPr="00A10995">
              <w:rPr>
                <w:sz w:val="22"/>
                <w:szCs w:val="22"/>
              </w:rPr>
              <w:t>LightGBM</w:t>
            </w:r>
          </w:p>
        </w:tc>
        <w:tc>
          <w:tcPr>
            <w:tcW w:w="0" w:type="auto"/>
            <w:vAlign w:val="center"/>
            <w:hideMark/>
          </w:tcPr>
          <w:p w14:paraId="7D1EA743" w14:textId="77777777" w:rsidR="00CB65A4" w:rsidRPr="00A10995" w:rsidRDefault="00CB65A4" w:rsidP="00CB65A4">
            <w:pPr>
              <w:rPr>
                <w:sz w:val="22"/>
                <w:szCs w:val="22"/>
              </w:rPr>
            </w:pPr>
            <w:r w:rsidRPr="00A10995">
              <w:rPr>
                <w:sz w:val="22"/>
                <w:szCs w:val="22"/>
              </w:rPr>
              <w:t>33.79%</w:t>
            </w:r>
          </w:p>
        </w:tc>
      </w:tr>
    </w:tbl>
    <w:p w14:paraId="07758DF9" w14:textId="77777777" w:rsidR="00CB65A4" w:rsidRPr="00A10995" w:rsidRDefault="00CB65A4" w:rsidP="00CB65A4">
      <w:pPr>
        <w:rPr>
          <w:sz w:val="22"/>
          <w:szCs w:val="22"/>
        </w:rPr>
      </w:pPr>
      <w:r w:rsidRPr="00A10995">
        <w:rPr>
          <w:b/>
          <w:bCs/>
          <w:sz w:val="22"/>
          <w:szCs w:val="22"/>
        </w:rPr>
        <w:t>Analysis</w:t>
      </w:r>
      <w:r w:rsidRPr="00A10995">
        <w:rPr>
          <w:sz w:val="22"/>
          <w:szCs w:val="22"/>
        </w:rPr>
        <w:t>: Random Forest’s 78.87% accuracy reflects its robustness in handling complex, high-dimensional data through ensemble learning. SVM (77.29%) and Regression Tree (75.59%) performed closely, leveraging RBF kernels and interpretable splits, respectively. KNN’s 59.32% indicates limitations in noisy, high-dimensional spaces, while LightGBM’s 33.79% suggests issues with model configuration or data suitability.</w:t>
      </w:r>
    </w:p>
    <w:p w14:paraId="43D44C98" w14:textId="77777777" w:rsidR="00CB65A4" w:rsidRPr="00A10995" w:rsidRDefault="00CB65A4" w:rsidP="00CB65A4">
      <w:pPr>
        <w:rPr>
          <w:sz w:val="22"/>
          <w:szCs w:val="22"/>
        </w:rPr>
      </w:pPr>
      <w:r w:rsidRPr="00A10995">
        <w:rPr>
          <w:b/>
          <w:bCs/>
          <w:sz w:val="22"/>
          <w:szCs w:val="22"/>
        </w:rPr>
        <w:t>Importance</w:t>
      </w:r>
      <w:r w:rsidRPr="00A10995">
        <w:rPr>
          <w:sz w:val="22"/>
          <w:szCs w:val="22"/>
        </w:rPr>
        <w:t>: Accuracy measures prediction reliability, critical for dropout identification. Random Forest’s high accuracy ensures confident identification of at-risk students.</w:t>
      </w:r>
    </w:p>
    <w:p w14:paraId="428B3378" w14:textId="77777777" w:rsidR="00CB65A4" w:rsidRPr="00A10995" w:rsidRDefault="00CB65A4" w:rsidP="00CB65A4">
      <w:pPr>
        <w:rPr>
          <w:sz w:val="22"/>
          <w:szCs w:val="22"/>
        </w:rPr>
      </w:pPr>
      <w:r w:rsidRPr="00A10995">
        <w:rPr>
          <w:b/>
          <w:bCs/>
          <w:sz w:val="22"/>
          <w:szCs w:val="22"/>
        </w:rPr>
        <w:t>Utility</w:t>
      </w:r>
      <w:r w:rsidRPr="00A10995">
        <w:rPr>
          <w:sz w:val="22"/>
          <w:szCs w:val="22"/>
        </w:rPr>
        <w:t>: This output guides institutions to prioritize Random Forest for early warning systems, allocating resources like tutoring to students predicted as Dropouts.</w:t>
      </w:r>
    </w:p>
    <w:p w14:paraId="71424AAC" w14:textId="77777777" w:rsidR="00CB65A4" w:rsidRPr="00A10995" w:rsidRDefault="00CB65A4" w:rsidP="00CB65A4">
      <w:pPr>
        <w:rPr>
          <w:b/>
          <w:bCs/>
          <w:sz w:val="22"/>
          <w:szCs w:val="22"/>
        </w:rPr>
      </w:pPr>
      <w:r w:rsidRPr="00A10995">
        <w:rPr>
          <w:b/>
          <w:bCs/>
          <w:sz w:val="22"/>
          <w:szCs w:val="22"/>
        </w:rPr>
        <w:t>Confusion Matrices</w:t>
      </w:r>
    </w:p>
    <w:p w14:paraId="17379EA6" w14:textId="77777777" w:rsidR="00CB65A4" w:rsidRPr="00A10995" w:rsidRDefault="00CB65A4" w:rsidP="00CB65A4">
      <w:pPr>
        <w:rPr>
          <w:sz w:val="22"/>
          <w:szCs w:val="22"/>
        </w:rPr>
      </w:pPr>
      <w:r w:rsidRPr="00A10995">
        <w:rPr>
          <w:b/>
          <w:bCs/>
          <w:sz w:val="22"/>
          <w:szCs w:val="22"/>
        </w:rPr>
        <w:t>Text Descriptions</w:t>
      </w:r>
      <w:r w:rsidRPr="00A10995">
        <w:rPr>
          <w:sz w:val="22"/>
          <w:szCs w:val="22"/>
        </w:rPr>
        <w:t xml:space="preserve"> (Repeated from 7.3)</w:t>
      </w:r>
    </w:p>
    <w:p w14:paraId="4BCE0B03" w14:textId="77777777" w:rsidR="00CB65A4" w:rsidRPr="00A10995" w:rsidRDefault="00CB65A4" w:rsidP="00CB65A4">
      <w:pPr>
        <w:numPr>
          <w:ilvl w:val="0"/>
          <w:numId w:val="24"/>
        </w:numPr>
        <w:rPr>
          <w:sz w:val="22"/>
          <w:szCs w:val="22"/>
        </w:rPr>
      </w:pPr>
      <w:r w:rsidRPr="00A10995">
        <w:rPr>
          <w:b/>
          <w:bCs/>
          <w:sz w:val="22"/>
          <w:szCs w:val="22"/>
        </w:rPr>
        <w:t>Random Forest</w:t>
      </w:r>
      <w:r w:rsidRPr="00A10995">
        <w:rPr>
          <w:sz w:val="22"/>
          <w:szCs w:val="22"/>
        </w:rPr>
        <w:t>:</w:t>
      </w:r>
    </w:p>
    <w:p w14:paraId="3A896195" w14:textId="77777777" w:rsidR="00CB65A4" w:rsidRPr="00A10995" w:rsidRDefault="00CB65A4" w:rsidP="00CB65A4">
      <w:pPr>
        <w:numPr>
          <w:ilvl w:val="1"/>
          <w:numId w:val="24"/>
        </w:numPr>
        <w:rPr>
          <w:sz w:val="22"/>
          <w:szCs w:val="22"/>
        </w:rPr>
      </w:pPr>
      <w:r w:rsidRPr="00A10995">
        <w:rPr>
          <w:sz w:val="22"/>
          <w:szCs w:val="22"/>
        </w:rPr>
        <w:t>Values: Dropout (225, 37, 13), Enrolled (20, 56, 23), Graduate (39, 55, 417).</w:t>
      </w:r>
    </w:p>
    <w:p w14:paraId="437175C2" w14:textId="77777777" w:rsidR="00CB65A4" w:rsidRPr="00A10995" w:rsidRDefault="00CB65A4" w:rsidP="00CB65A4">
      <w:pPr>
        <w:numPr>
          <w:ilvl w:val="1"/>
          <w:numId w:val="24"/>
        </w:numPr>
        <w:rPr>
          <w:sz w:val="22"/>
          <w:szCs w:val="22"/>
        </w:rPr>
      </w:pPr>
      <w:r w:rsidRPr="00A10995">
        <w:rPr>
          <w:sz w:val="22"/>
          <w:szCs w:val="22"/>
        </w:rPr>
        <w:t>Analysis: High Graduate accuracy (417 correct), moderate Dropout (225), low Enrolled (56), reflecting class imbalance challenges.</w:t>
      </w:r>
    </w:p>
    <w:p w14:paraId="72BF6B24" w14:textId="77777777" w:rsidR="00CB65A4" w:rsidRPr="00A10995" w:rsidRDefault="00CB65A4" w:rsidP="00CB65A4">
      <w:pPr>
        <w:numPr>
          <w:ilvl w:val="0"/>
          <w:numId w:val="24"/>
        </w:numPr>
        <w:rPr>
          <w:sz w:val="22"/>
          <w:szCs w:val="22"/>
        </w:rPr>
      </w:pPr>
      <w:r w:rsidRPr="00A10995">
        <w:rPr>
          <w:b/>
          <w:bCs/>
          <w:sz w:val="22"/>
          <w:szCs w:val="22"/>
        </w:rPr>
        <w:t>SVM</w:t>
      </w:r>
      <w:r w:rsidRPr="00A10995">
        <w:rPr>
          <w:sz w:val="22"/>
          <w:szCs w:val="22"/>
        </w:rPr>
        <w:t>:</w:t>
      </w:r>
    </w:p>
    <w:p w14:paraId="347E31D9" w14:textId="77777777" w:rsidR="00CB65A4" w:rsidRPr="00A10995" w:rsidRDefault="00CB65A4" w:rsidP="00CB65A4">
      <w:pPr>
        <w:numPr>
          <w:ilvl w:val="1"/>
          <w:numId w:val="24"/>
        </w:numPr>
        <w:rPr>
          <w:sz w:val="22"/>
          <w:szCs w:val="22"/>
        </w:rPr>
      </w:pPr>
      <w:r w:rsidRPr="00A10995">
        <w:rPr>
          <w:sz w:val="22"/>
          <w:szCs w:val="22"/>
        </w:rPr>
        <w:t>Values: Dropout (216, 33, 14), Enrolled (25, 48, 19), Graduate (43, 67, 420).</w:t>
      </w:r>
    </w:p>
    <w:p w14:paraId="684B2FB7" w14:textId="77777777" w:rsidR="00CB65A4" w:rsidRPr="00A10995" w:rsidRDefault="00CB65A4" w:rsidP="00CB65A4">
      <w:pPr>
        <w:numPr>
          <w:ilvl w:val="1"/>
          <w:numId w:val="24"/>
        </w:numPr>
        <w:rPr>
          <w:sz w:val="22"/>
          <w:szCs w:val="22"/>
        </w:rPr>
      </w:pPr>
      <w:r w:rsidRPr="00A10995">
        <w:rPr>
          <w:sz w:val="22"/>
          <w:szCs w:val="22"/>
        </w:rPr>
        <w:t>Analysis: Best Graduate predictions (420), good Dropout (216), low Enrolled (48), with 67 Enrolled misclassified as Graduate.</w:t>
      </w:r>
    </w:p>
    <w:p w14:paraId="2772702D" w14:textId="77777777" w:rsidR="00CB65A4" w:rsidRPr="00A10995" w:rsidRDefault="00CB65A4" w:rsidP="00CB65A4">
      <w:pPr>
        <w:numPr>
          <w:ilvl w:val="0"/>
          <w:numId w:val="24"/>
        </w:numPr>
        <w:rPr>
          <w:sz w:val="22"/>
          <w:szCs w:val="22"/>
        </w:rPr>
      </w:pPr>
      <w:r w:rsidRPr="00A10995">
        <w:rPr>
          <w:b/>
          <w:bCs/>
          <w:sz w:val="22"/>
          <w:szCs w:val="22"/>
        </w:rPr>
        <w:t>KNN</w:t>
      </w:r>
      <w:r w:rsidRPr="00A10995">
        <w:rPr>
          <w:sz w:val="22"/>
          <w:szCs w:val="22"/>
        </w:rPr>
        <w:t>:</w:t>
      </w:r>
    </w:p>
    <w:p w14:paraId="6C462904" w14:textId="77777777" w:rsidR="00CB65A4" w:rsidRPr="00A10995" w:rsidRDefault="00CB65A4" w:rsidP="00CB65A4">
      <w:pPr>
        <w:numPr>
          <w:ilvl w:val="1"/>
          <w:numId w:val="24"/>
        </w:numPr>
        <w:rPr>
          <w:sz w:val="22"/>
          <w:szCs w:val="22"/>
        </w:rPr>
      </w:pPr>
      <w:r w:rsidRPr="00A10995">
        <w:rPr>
          <w:sz w:val="22"/>
          <w:szCs w:val="22"/>
        </w:rPr>
        <w:lastRenderedPageBreak/>
        <w:t>Values: Dropout (147, 34, 52), Enrolled (44, 32, 55), Graduate (93, 82, 346).</w:t>
      </w:r>
    </w:p>
    <w:p w14:paraId="5AA060E8" w14:textId="77777777" w:rsidR="00CB65A4" w:rsidRPr="00A10995" w:rsidRDefault="00CB65A4" w:rsidP="00CB65A4">
      <w:pPr>
        <w:numPr>
          <w:ilvl w:val="1"/>
          <w:numId w:val="24"/>
        </w:numPr>
        <w:rPr>
          <w:sz w:val="22"/>
          <w:szCs w:val="22"/>
        </w:rPr>
      </w:pPr>
      <w:r w:rsidRPr="00A10995">
        <w:rPr>
          <w:sz w:val="22"/>
          <w:szCs w:val="22"/>
        </w:rPr>
        <w:t>Analysis: Lowest performance among non-boosted models, with high misclassifications (e.g., 93 Dropouts as Graduate), indicating sensitivity to noise.</w:t>
      </w:r>
    </w:p>
    <w:p w14:paraId="55B29832" w14:textId="77777777" w:rsidR="00CB65A4" w:rsidRPr="00A10995" w:rsidRDefault="00CB65A4" w:rsidP="00CB65A4">
      <w:pPr>
        <w:numPr>
          <w:ilvl w:val="0"/>
          <w:numId w:val="24"/>
        </w:numPr>
        <w:rPr>
          <w:sz w:val="22"/>
          <w:szCs w:val="22"/>
        </w:rPr>
      </w:pPr>
      <w:r w:rsidRPr="00A10995">
        <w:rPr>
          <w:b/>
          <w:bCs/>
          <w:sz w:val="22"/>
          <w:szCs w:val="22"/>
        </w:rPr>
        <w:t>Regression Tree</w:t>
      </w:r>
      <w:r w:rsidRPr="00A10995">
        <w:rPr>
          <w:sz w:val="22"/>
          <w:szCs w:val="22"/>
        </w:rPr>
        <w:t>:</w:t>
      </w:r>
    </w:p>
    <w:p w14:paraId="3F858FEE" w14:textId="77777777" w:rsidR="00CB65A4" w:rsidRPr="00A10995" w:rsidRDefault="00CB65A4" w:rsidP="00CB65A4">
      <w:pPr>
        <w:numPr>
          <w:ilvl w:val="1"/>
          <w:numId w:val="24"/>
        </w:numPr>
        <w:rPr>
          <w:sz w:val="22"/>
          <w:szCs w:val="22"/>
        </w:rPr>
      </w:pPr>
      <w:r w:rsidRPr="00A10995">
        <w:rPr>
          <w:sz w:val="22"/>
          <w:szCs w:val="22"/>
        </w:rPr>
        <w:t>Values: Dropout (218, 35, 24), Enrolled (24, 54, 32), Graduate (42, 59, 397).</w:t>
      </w:r>
    </w:p>
    <w:p w14:paraId="01EF682B" w14:textId="77777777" w:rsidR="00CB65A4" w:rsidRPr="00A10995" w:rsidRDefault="00CB65A4" w:rsidP="00CB65A4">
      <w:pPr>
        <w:numPr>
          <w:ilvl w:val="1"/>
          <w:numId w:val="24"/>
        </w:numPr>
        <w:rPr>
          <w:sz w:val="22"/>
          <w:szCs w:val="22"/>
        </w:rPr>
      </w:pPr>
      <w:r w:rsidRPr="00A10995">
        <w:rPr>
          <w:sz w:val="22"/>
          <w:szCs w:val="22"/>
        </w:rPr>
        <w:t>Analysis: Balanced performance, similar to SVM, with moderate Enrolled accuracy.</w:t>
      </w:r>
    </w:p>
    <w:p w14:paraId="587BF0C4" w14:textId="77777777" w:rsidR="00CB65A4" w:rsidRPr="00A10995" w:rsidRDefault="00CB65A4" w:rsidP="00CB65A4">
      <w:pPr>
        <w:numPr>
          <w:ilvl w:val="0"/>
          <w:numId w:val="24"/>
        </w:numPr>
        <w:rPr>
          <w:sz w:val="22"/>
          <w:szCs w:val="22"/>
        </w:rPr>
      </w:pPr>
      <w:r w:rsidRPr="00A10995">
        <w:rPr>
          <w:b/>
          <w:bCs/>
          <w:sz w:val="22"/>
          <w:szCs w:val="22"/>
        </w:rPr>
        <w:t>LightGBM</w:t>
      </w:r>
      <w:r w:rsidRPr="00A10995">
        <w:rPr>
          <w:sz w:val="22"/>
          <w:szCs w:val="22"/>
        </w:rPr>
        <w:t>:</w:t>
      </w:r>
    </w:p>
    <w:p w14:paraId="25D0836C" w14:textId="77777777" w:rsidR="00CB65A4" w:rsidRPr="00A10995" w:rsidRDefault="00CB65A4" w:rsidP="00CB65A4">
      <w:pPr>
        <w:numPr>
          <w:ilvl w:val="1"/>
          <w:numId w:val="24"/>
        </w:numPr>
        <w:rPr>
          <w:sz w:val="22"/>
          <w:szCs w:val="22"/>
        </w:rPr>
      </w:pPr>
      <w:r w:rsidRPr="00A10995">
        <w:rPr>
          <w:sz w:val="22"/>
          <w:szCs w:val="22"/>
        </w:rPr>
        <w:t>Values: 0 (97, 50, 138), 1 (81, 41, 154), 2 (106, 57, 161).</w:t>
      </w:r>
    </w:p>
    <w:p w14:paraId="4B4E8626" w14:textId="77777777" w:rsidR="00CB65A4" w:rsidRPr="00A10995" w:rsidRDefault="00CB65A4" w:rsidP="00CB65A4">
      <w:pPr>
        <w:numPr>
          <w:ilvl w:val="1"/>
          <w:numId w:val="24"/>
        </w:numPr>
        <w:rPr>
          <w:sz w:val="22"/>
          <w:szCs w:val="22"/>
        </w:rPr>
      </w:pPr>
      <w:r w:rsidRPr="00A10995">
        <w:rPr>
          <w:sz w:val="22"/>
          <w:szCs w:val="22"/>
        </w:rPr>
        <w:t>Analysis: Poor performance across all classes, with significant misclassifications, suggesting configuration issues.</w:t>
      </w:r>
    </w:p>
    <w:p w14:paraId="1E7D3753" w14:textId="77777777" w:rsidR="00CB65A4" w:rsidRPr="00A10995" w:rsidRDefault="00CB65A4" w:rsidP="00CB65A4">
      <w:pPr>
        <w:rPr>
          <w:sz w:val="22"/>
          <w:szCs w:val="22"/>
        </w:rPr>
      </w:pPr>
      <w:r w:rsidRPr="00A10995">
        <w:rPr>
          <w:b/>
          <w:bCs/>
          <w:sz w:val="22"/>
          <w:szCs w:val="22"/>
        </w:rPr>
        <w:t>Analysis</w:t>
      </w:r>
      <w:r w:rsidRPr="00A10995">
        <w:rPr>
          <w:sz w:val="22"/>
          <w:szCs w:val="22"/>
        </w:rPr>
        <w:t>: Random Forest excels in Graduate predictions due to the class’s larger sample (49.9%). Enrolled predictions are weak across models, likely due to its smaller proportion (17.9%), causing class imbalance issues. LightGBM’s low accuracy indicates it is not suitable for this dataset without further tuning.</w:t>
      </w:r>
    </w:p>
    <w:p w14:paraId="44C0249F" w14:textId="77777777" w:rsidR="00CB65A4" w:rsidRPr="00A10995" w:rsidRDefault="00CB65A4" w:rsidP="00CB65A4">
      <w:pPr>
        <w:rPr>
          <w:sz w:val="22"/>
          <w:szCs w:val="22"/>
        </w:rPr>
      </w:pPr>
      <w:r w:rsidRPr="00A10995">
        <w:rPr>
          <w:b/>
          <w:bCs/>
          <w:sz w:val="22"/>
          <w:szCs w:val="22"/>
        </w:rPr>
        <w:t>Importance</w:t>
      </w:r>
      <w:r w:rsidRPr="00A10995">
        <w:rPr>
          <w:sz w:val="22"/>
          <w:szCs w:val="22"/>
        </w:rPr>
        <w:t>: Confusion matrices pinpoint prediction errors, essential for refining dropout models.</w:t>
      </w:r>
    </w:p>
    <w:p w14:paraId="1A49CDD1" w14:textId="77777777" w:rsidR="00CB65A4" w:rsidRPr="00A10995" w:rsidRDefault="00CB65A4" w:rsidP="00CB65A4">
      <w:pPr>
        <w:rPr>
          <w:sz w:val="22"/>
          <w:szCs w:val="22"/>
        </w:rPr>
      </w:pPr>
      <w:r w:rsidRPr="00A10995">
        <w:rPr>
          <w:b/>
          <w:bCs/>
          <w:sz w:val="22"/>
          <w:szCs w:val="22"/>
        </w:rPr>
        <w:t>Utility</w:t>
      </w:r>
      <w:r w:rsidRPr="00A10995">
        <w:rPr>
          <w:sz w:val="22"/>
          <w:szCs w:val="22"/>
        </w:rPr>
        <w:t>: They guide interventions by identifying students misclassified as Dropouts, ensuring resources target true at-risk groups, such as those with low academic performance.</w:t>
      </w:r>
    </w:p>
    <w:p w14:paraId="1C698D8A" w14:textId="77777777" w:rsidR="00CB65A4" w:rsidRPr="00A10995" w:rsidRDefault="00CB65A4" w:rsidP="00CB65A4">
      <w:pPr>
        <w:rPr>
          <w:b/>
          <w:bCs/>
          <w:sz w:val="22"/>
          <w:szCs w:val="22"/>
        </w:rPr>
      </w:pPr>
      <w:r w:rsidRPr="00A10995">
        <w:rPr>
          <w:b/>
          <w:bCs/>
          <w:sz w:val="22"/>
          <w:szCs w:val="22"/>
        </w:rPr>
        <w:t>Cross-Validation Boxplot</w:t>
      </w:r>
    </w:p>
    <w:p w14:paraId="26B2CCAF" w14:textId="77777777" w:rsidR="00CB65A4" w:rsidRPr="00A10995" w:rsidRDefault="00CB65A4" w:rsidP="00CB65A4">
      <w:pPr>
        <w:rPr>
          <w:sz w:val="22"/>
          <w:szCs w:val="22"/>
        </w:rPr>
      </w:pPr>
      <w:r w:rsidRPr="00A10995">
        <w:rPr>
          <w:b/>
          <w:bCs/>
          <w:sz w:val="22"/>
          <w:szCs w:val="22"/>
        </w:rPr>
        <w:t>Analysis</w:t>
      </w:r>
      <w:r w:rsidRPr="00A10995">
        <w:rPr>
          <w:sz w:val="22"/>
          <w:szCs w:val="22"/>
        </w:rPr>
        <w:t xml:space="preserve">: Random Forest’s tight IQR </w:t>
      </w:r>
      <w:r w:rsidRPr="008D3386">
        <w:t>(</w:t>
      </w:r>
      <w:del w:id="10" w:author="Unknown">
        <w:r w:rsidRPr="008D3386">
          <w:delText>77–80%) indicates consistent performance across data subsets. KNN’s wider spread</w:delText>
        </w:r>
        <w:r w:rsidRPr="00A10995">
          <w:rPr>
            <w:sz w:val="22"/>
            <w:szCs w:val="22"/>
          </w:rPr>
          <w:delText xml:space="preserve"> (</w:delText>
        </w:r>
      </w:del>
      <w:r w:rsidRPr="00A10995">
        <w:rPr>
          <w:sz w:val="22"/>
          <w:szCs w:val="22"/>
        </w:rPr>
        <w:t>57–61%) reflects variability, suggesting instability.</w:t>
      </w:r>
    </w:p>
    <w:p w14:paraId="346316C3" w14:textId="77777777" w:rsidR="00CB65A4" w:rsidRPr="00A10995" w:rsidRDefault="00CB65A4" w:rsidP="00CB65A4">
      <w:pPr>
        <w:rPr>
          <w:sz w:val="22"/>
          <w:szCs w:val="22"/>
        </w:rPr>
      </w:pPr>
      <w:r w:rsidRPr="00A10995">
        <w:rPr>
          <w:b/>
          <w:bCs/>
          <w:sz w:val="22"/>
          <w:szCs w:val="22"/>
        </w:rPr>
        <w:t>Importance</w:t>
      </w:r>
      <w:r w:rsidRPr="00A10995">
        <w:rPr>
          <w:sz w:val="22"/>
          <w:szCs w:val="22"/>
        </w:rPr>
        <w:t>: This output ensures model reliability, critical for real-world dropout prediction.</w:t>
      </w:r>
    </w:p>
    <w:p w14:paraId="586D11BA" w14:textId="77777777" w:rsidR="00CB65A4" w:rsidRPr="00A10995" w:rsidRDefault="00CB65A4" w:rsidP="00CB65A4">
      <w:pPr>
        <w:rPr>
          <w:sz w:val="22"/>
          <w:szCs w:val="22"/>
        </w:rPr>
      </w:pPr>
      <w:r w:rsidRPr="00A10995">
        <w:rPr>
          <w:b/>
          <w:bCs/>
          <w:sz w:val="22"/>
          <w:szCs w:val="22"/>
        </w:rPr>
        <w:t>Utility</w:t>
      </w:r>
      <w:r w:rsidRPr="00A10995">
        <w:rPr>
          <w:sz w:val="22"/>
          <w:szCs w:val="22"/>
        </w:rPr>
        <w:t>: Random Forest’s consistency supports its use in early warning systems, enhancing the reliability of interventions like academic support.</w:t>
      </w:r>
    </w:p>
    <w:p w14:paraId="6B4DF312" w14:textId="77777777" w:rsidR="00CB65A4" w:rsidRPr="00A10995" w:rsidRDefault="00CB65A4" w:rsidP="00CB65A4">
      <w:pPr>
        <w:rPr>
          <w:b/>
          <w:bCs/>
          <w:sz w:val="22"/>
          <w:szCs w:val="22"/>
        </w:rPr>
      </w:pPr>
      <w:r w:rsidRPr="00A10995">
        <w:rPr>
          <w:b/>
          <w:bCs/>
          <w:sz w:val="22"/>
          <w:szCs w:val="22"/>
        </w:rPr>
        <w:t>Probability Histograms</w:t>
      </w:r>
    </w:p>
    <w:p w14:paraId="2872E5F6" w14:textId="77777777" w:rsidR="00CB65A4" w:rsidRPr="00A10995" w:rsidRDefault="00CB65A4" w:rsidP="00CB65A4">
      <w:pPr>
        <w:rPr>
          <w:sz w:val="22"/>
          <w:szCs w:val="22"/>
        </w:rPr>
      </w:pPr>
      <w:r w:rsidRPr="00A10995">
        <w:rPr>
          <w:b/>
          <w:bCs/>
          <w:sz w:val="22"/>
          <w:szCs w:val="22"/>
        </w:rPr>
        <w:t>Text Descriptions</w:t>
      </w:r>
      <w:r w:rsidRPr="00A10995">
        <w:rPr>
          <w:sz w:val="22"/>
          <w:szCs w:val="22"/>
        </w:rPr>
        <w:t xml:space="preserve"> (Repeated from 7.4)</w:t>
      </w:r>
    </w:p>
    <w:p w14:paraId="5AECE1E9" w14:textId="77777777" w:rsidR="00CB65A4" w:rsidRPr="00A10995" w:rsidRDefault="00CB65A4" w:rsidP="00CB65A4">
      <w:pPr>
        <w:numPr>
          <w:ilvl w:val="0"/>
          <w:numId w:val="25"/>
        </w:numPr>
        <w:rPr>
          <w:sz w:val="22"/>
          <w:szCs w:val="22"/>
        </w:rPr>
      </w:pPr>
      <w:r w:rsidRPr="00A10995">
        <w:rPr>
          <w:b/>
          <w:bCs/>
          <w:sz w:val="22"/>
          <w:szCs w:val="22"/>
        </w:rPr>
        <w:t>Random Forest</w:t>
      </w:r>
      <w:r w:rsidRPr="00A10995">
        <w:rPr>
          <w:sz w:val="22"/>
          <w:szCs w:val="22"/>
        </w:rPr>
        <w:t>:</w:t>
      </w:r>
    </w:p>
    <w:p w14:paraId="4CA395CA" w14:textId="77777777" w:rsidR="00CB65A4" w:rsidRPr="00A10995" w:rsidRDefault="00CB65A4" w:rsidP="00CB65A4">
      <w:pPr>
        <w:numPr>
          <w:ilvl w:val="1"/>
          <w:numId w:val="25"/>
        </w:numPr>
        <w:rPr>
          <w:sz w:val="22"/>
          <w:szCs w:val="22"/>
        </w:rPr>
      </w:pPr>
      <w:r w:rsidRPr="00A10995">
        <w:rPr>
          <w:sz w:val="22"/>
          <w:szCs w:val="22"/>
        </w:rPr>
        <w:t>Graduate probabilities peak near 0.8, Dropout near 0.3, Enrolled scattered (~0.4–0.6).</w:t>
      </w:r>
    </w:p>
    <w:p w14:paraId="3AB640AC" w14:textId="77777777" w:rsidR="00CB65A4" w:rsidRPr="00A10995" w:rsidRDefault="00CB65A4" w:rsidP="00CB65A4">
      <w:pPr>
        <w:numPr>
          <w:ilvl w:val="1"/>
          <w:numId w:val="25"/>
        </w:numPr>
        <w:rPr>
          <w:sz w:val="22"/>
          <w:szCs w:val="22"/>
        </w:rPr>
      </w:pPr>
      <w:r w:rsidRPr="00A10995">
        <w:rPr>
          <w:sz w:val="22"/>
          <w:szCs w:val="22"/>
        </w:rPr>
        <w:t>Analysis: Sharp Graduate peak indicates confident predictions, while Enrolled scatter suggests uncertainty.</w:t>
      </w:r>
    </w:p>
    <w:p w14:paraId="7CDBDB99" w14:textId="77777777" w:rsidR="00CB65A4" w:rsidRPr="00A10995" w:rsidRDefault="00CB65A4" w:rsidP="00CB65A4">
      <w:pPr>
        <w:numPr>
          <w:ilvl w:val="0"/>
          <w:numId w:val="25"/>
        </w:numPr>
        <w:rPr>
          <w:sz w:val="22"/>
          <w:szCs w:val="22"/>
        </w:rPr>
      </w:pPr>
      <w:r w:rsidRPr="00A10995">
        <w:rPr>
          <w:b/>
          <w:bCs/>
          <w:sz w:val="22"/>
          <w:szCs w:val="22"/>
        </w:rPr>
        <w:t>SVM</w:t>
      </w:r>
      <w:r w:rsidRPr="00A10995">
        <w:rPr>
          <w:sz w:val="22"/>
          <w:szCs w:val="22"/>
        </w:rPr>
        <w:t>:</w:t>
      </w:r>
    </w:p>
    <w:p w14:paraId="198489F9" w14:textId="77777777" w:rsidR="00CB65A4" w:rsidRPr="00A10995" w:rsidRDefault="00CB65A4" w:rsidP="00CB65A4">
      <w:pPr>
        <w:numPr>
          <w:ilvl w:val="1"/>
          <w:numId w:val="25"/>
        </w:numPr>
        <w:rPr>
          <w:sz w:val="22"/>
          <w:szCs w:val="22"/>
        </w:rPr>
      </w:pPr>
      <w:r w:rsidRPr="00A10995">
        <w:rPr>
          <w:sz w:val="22"/>
          <w:szCs w:val="22"/>
        </w:rPr>
        <w:lastRenderedPageBreak/>
        <w:t>Enrolled probabilities cluster near 0.5, Graduate peak sharper, Dropout broader.</w:t>
      </w:r>
    </w:p>
    <w:p w14:paraId="0CADE602" w14:textId="77777777" w:rsidR="00CB65A4" w:rsidRPr="00A10995" w:rsidRDefault="00CB65A4" w:rsidP="00CB65A4">
      <w:pPr>
        <w:numPr>
          <w:ilvl w:val="1"/>
          <w:numId w:val="25"/>
        </w:numPr>
        <w:rPr>
          <w:sz w:val="22"/>
          <w:szCs w:val="22"/>
        </w:rPr>
      </w:pPr>
      <w:r w:rsidRPr="00A10995">
        <w:rPr>
          <w:sz w:val="22"/>
          <w:szCs w:val="22"/>
        </w:rPr>
        <w:t>Analysis: SVM’s Enrolled uncertainty reflects class overlap, but Graduate predictions are reliable.</w:t>
      </w:r>
    </w:p>
    <w:p w14:paraId="065D9852" w14:textId="77777777" w:rsidR="00CB65A4" w:rsidRPr="00A10995" w:rsidRDefault="00CB65A4" w:rsidP="00CB65A4">
      <w:pPr>
        <w:numPr>
          <w:ilvl w:val="0"/>
          <w:numId w:val="25"/>
        </w:numPr>
        <w:rPr>
          <w:sz w:val="22"/>
          <w:szCs w:val="22"/>
        </w:rPr>
      </w:pPr>
      <w:r w:rsidRPr="00A10995">
        <w:rPr>
          <w:b/>
          <w:bCs/>
          <w:sz w:val="22"/>
          <w:szCs w:val="22"/>
        </w:rPr>
        <w:t>KNN</w:t>
      </w:r>
      <w:r w:rsidRPr="00A10995">
        <w:rPr>
          <w:sz w:val="22"/>
          <w:szCs w:val="22"/>
        </w:rPr>
        <w:t>:</w:t>
      </w:r>
    </w:p>
    <w:p w14:paraId="4FA9411A" w14:textId="77777777" w:rsidR="00CB65A4" w:rsidRPr="00A10995" w:rsidRDefault="00CB65A4" w:rsidP="00CB65A4">
      <w:pPr>
        <w:numPr>
          <w:ilvl w:val="1"/>
          <w:numId w:val="25"/>
        </w:numPr>
        <w:rPr>
          <w:sz w:val="22"/>
          <w:szCs w:val="22"/>
        </w:rPr>
      </w:pPr>
      <w:r w:rsidRPr="00A10995">
        <w:rPr>
          <w:sz w:val="22"/>
          <w:szCs w:val="22"/>
        </w:rPr>
        <w:t>Less distinct peaks, Graduate probabilities spread (~0.5–0.8).</w:t>
      </w:r>
    </w:p>
    <w:p w14:paraId="2B336EF1" w14:textId="77777777" w:rsidR="00CB65A4" w:rsidRPr="00A10995" w:rsidRDefault="00CB65A4" w:rsidP="00CB65A4">
      <w:pPr>
        <w:numPr>
          <w:ilvl w:val="1"/>
          <w:numId w:val="25"/>
        </w:numPr>
        <w:rPr>
          <w:sz w:val="22"/>
          <w:szCs w:val="22"/>
        </w:rPr>
      </w:pPr>
      <w:r w:rsidRPr="00A10995">
        <w:rPr>
          <w:sz w:val="22"/>
          <w:szCs w:val="22"/>
        </w:rPr>
        <w:t>Analysis: Higher overlap indicates lower accuracy, limiting reliability.</w:t>
      </w:r>
    </w:p>
    <w:p w14:paraId="6F33EDFD" w14:textId="77777777" w:rsidR="00CB65A4" w:rsidRPr="00A10995" w:rsidRDefault="00CB65A4" w:rsidP="00CB65A4">
      <w:pPr>
        <w:rPr>
          <w:sz w:val="22"/>
          <w:szCs w:val="22"/>
        </w:rPr>
      </w:pPr>
      <w:r w:rsidRPr="00A10995">
        <w:rPr>
          <w:b/>
          <w:bCs/>
          <w:sz w:val="22"/>
          <w:szCs w:val="22"/>
        </w:rPr>
        <w:t>Analysis</w:t>
      </w:r>
      <w:r w:rsidRPr="00A10995">
        <w:rPr>
          <w:sz w:val="22"/>
          <w:szCs w:val="22"/>
        </w:rPr>
        <w:t>: Random Forest and SVM show confident Graduate predictions, while KNN’s overlap reflects its lower accuracy. Enrolled uncertainty across models highlights class imbalance challenges.</w:t>
      </w:r>
    </w:p>
    <w:p w14:paraId="363DE5F7" w14:textId="77777777" w:rsidR="00CB65A4" w:rsidRPr="00A10995" w:rsidRDefault="00CB65A4" w:rsidP="00CB65A4">
      <w:pPr>
        <w:rPr>
          <w:sz w:val="22"/>
          <w:szCs w:val="22"/>
        </w:rPr>
      </w:pPr>
      <w:r w:rsidRPr="00A10995">
        <w:rPr>
          <w:b/>
          <w:bCs/>
          <w:sz w:val="22"/>
          <w:szCs w:val="22"/>
        </w:rPr>
        <w:t>Importance</w:t>
      </w:r>
      <w:r w:rsidRPr="00A10995">
        <w:rPr>
          <w:sz w:val="22"/>
          <w:szCs w:val="22"/>
        </w:rPr>
        <w:t>: These outputs assess prediction confidence, crucial for dropout identification.</w:t>
      </w:r>
    </w:p>
    <w:p w14:paraId="7FAC13A9" w14:textId="77777777" w:rsidR="00CB65A4" w:rsidRPr="00A10995" w:rsidRDefault="00CB65A4" w:rsidP="00CB65A4">
      <w:pPr>
        <w:rPr>
          <w:sz w:val="22"/>
          <w:szCs w:val="22"/>
        </w:rPr>
      </w:pPr>
      <w:r w:rsidRPr="00A10995">
        <w:rPr>
          <w:b/>
          <w:bCs/>
          <w:sz w:val="22"/>
          <w:szCs w:val="22"/>
        </w:rPr>
        <w:t>Utility</w:t>
      </w:r>
      <w:r w:rsidRPr="00A10995">
        <w:rPr>
          <w:sz w:val="22"/>
          <w:szCs w:val="22"/>
        </w:rPr>
        <w:t>: Confident Graduate predictions guide resource allocation, while Enrolled uncertainty suggests model tuning to improve retention strategies.</w:t>
      </w:r>
    </w:p>
    <w:p w14:paraId="077B3FEC" w14:textId="77777777" w:rsidR="00CB65A4" w:rsidRPr="00A10995" w:rsidRDefault="00CB65A4" w:rsidP="00CB65A4">
      <w:pPr>
        <w:rPr>
          <w:b/>
          <w:bCs/>
          <w:sz w:val="22"/>
          <w:szCs w:val="22"/>
        </w:rPr>
      </w:pPr>
      <w:r w:rsidRPr="00A10995">
        <w:rPr>
          <w:b/>
          <w:bCs/>
          <w:sz w:val="22"/>
          <w:szCs w:val="22"/>
        </w:rPr>
        <w:t>Best Model Pie Chart</w:t>
      </w:r>
    </w:p>
    <w:p w14:paraId="1E4FE839" w14:textId="77777777" w:rsidR="00CB65A4" w:rsidRPr="00A10995" w:rsidRDefault="00CB65A4" w:rsidP="00CB65A4">
      <w:pPr>
        <w:rPr>
          <w:sz w:val="22"/>
          <w:szCs w:val="22"/>
        </w:rPr>
      </w:pPr>
      <w:r w:rsidRPr="00A10995">
        <w:rPr>
          <w:b/>
          <w:bCs/>
          <w:sz w:val="22"/>
          <w:szCs w:val="22"/>
        </w:rPr>
        <w:t>Text Description</w:t>
      </w:r>
      <w:r w:rsidRPr="00A10995">
        <w:rPr>
          <w:sz w:val="22"/>
          <w:szCs w:val="22"/>
        </w:rPr>
        <w:t xml:space="preserve"> (Repeated from 7.4)</w:t>
      </w:r>
    </w:p>
    <w:p w14:paraId="7A8CA1FA" w14:textId="77777777" w:rsidR="00CB65A4" w:rsidRPr="00A10995" w:rsidRDefault="00CB65A4" w:rsidP="00CB65A4">
      <w:pPr>
        <w:numPr>
          <w:ilvl w:val="0"/>
          <w:numId w:val="26"/>
        </w:numPr>
        <w:rPr>
          <w:sz w:val="22"/>
          <w:szCs w:val="22"/>
        </w:rPr>
      </w:pPr>
      <w:r w:rsidRPr="00A10995">
        <w:rPr>
          <w:b/>
          <w:bCs/>
          <w:sz w:val="22"/>
          <w:szCs w:val="22"/>
        </w:rPr>
        <w:t>Random Forest Predictions</w:t>
      </w:r>
      <w:r w:rsidRPr="00A10995">
        <w:rPr>
          <w:sz w:val="22"/>
          <w:szCs w:val="22"/>
        </w:rPr>
        <w:t>:</w:t>
      </w:r>
    </w:p>
    <w:p w14:paraId="002EFAC5" w14:textId="77777777" w:rsidR="00CB65A4" w:rsidRPr="00A10995" w:rsidRDefault="00CB65A4" w:rsidP="00CB65A4">
      <w:pPr>
        <w:numPr>
          <w:ilvl w:val="1"/>
          <w:numId w:val="26"/>
        </w:numPr>
        <w:rPr>
          <w:sz w:val="22"/>
          <w:szCs w:val="22"/>
        </w:rPr>
      </w:pPr>
      <w:r w:rsidRPr="00A10995">
        <w:rPr>
          <w:sz w:val="22"/>
          <w:szCs w:val="22"/>
        </w:rPr>
        <w:t>Correct: 78.87% (~698 predictions), coloured green.</w:t>
      </w:r>
    </w:p>
    <w:p w14:paraId="2557104A" w14:textId="77777777" w:rsidR="00CB65A4" w:rsidRPr="00A10995" w:rsidRDefault="00CB65A4" w:rsidP="00CB65A4">
      <w:pPr>
        <w:numPr>
          <w:ilvl w:val="1"/>
          <w:numId w:val="26"/>
        </w:numPr>
        <w:rPr>
          <w:sz w:val="22"/>
          <w:szCs w:val="22"/>
        </w:rPr>
      </w:pPr>
      <w:r w:rsidRPr="00A10995">
        <w:rPr>
          <w:sz w:val="22"/>
          <w:szCs w:val="22"/>
        </w:rPr>
        <w:t>Incorrect: 21.13% (~187 predictions), coloured red.</w:t>
      </w:r>
    </w:p>
    <w:p w14:paraId="1818AD9F" w14:textId="77777777" w:rsidR="00CB65A4" w:rsidRPr="00A10995" w:rsidRDefault="00CB65A4" w:rsidP="00CB65A4">
      <w:pPr>
        <w:numPr>
          <w:ilvl w:val="0"/>
          <w:numId w:val="26"/>
        </w:numPr>
        <w:rPr>
          <w:sz w:val="22"/>
          <w:szCs w:val="22"/>
        </w:rPr>
      </w:pPr>
      <w:r w:rsidRPr="00A10995">
        <w:rPr>
          <w:b/>
          <w:bCs/>
          <w:sz w:val="22"/>
          <w:szCs w:val="22"/>
        </w:rPr>
        <w:t>Structure</w:t>
      </w:r>
      <w:r w:rsidRPr="00A10995">
        <w:rPr>
          <w:sz w:val="22"/>
          <w:szCs w:val="22"/>
        </w:rPr>
        <w:t>: Circular chart with two wedges, labelled with percentages and counts.</w:t>
      </w:r>
    </w:p>
    <w:p w14:paraId="05C95A3F" w14:textId="77777777" w:rsidR="00CB65A4" w:rsidRPr="00A10995" w:rsidRDefault="00CB65A4" w:rsidP="00CB65A4">
      <w:pPr>
        <w:rPr>
          <w:sz w:val="22"/>
          <w:szCs w:val="22"/>
        </w:rPr>
      </w:pPr>
      <w:r w:rsidRPr="00A10995">
        <w:rPr>
          <w:b/>
          <w:bCs/>
          <w:sz w:val="22"/>
          <w:szCs w:val="22"/>
        </w:rPr>
        <w:t>Analysis</w:t>
      </w:r>
      <w:r w:rsidRPr="00A10995">
        <w:rPr>
          <w:sz w:val="22"/>
          <w:szCs w:val="22"/>
        </w:rPr>
        <w:t>: The pie chart summarizes Random Forest’s effectiveness, with 78.87% correct predictions, despite challenges with Enrolled.</w:t>
      </w:r>
    </w:p>
    <w:p w14:paraId="1897E02E" w14:textId="77777777" w:rsidR="00CB65A4" w:rsidRPr="00A10995" w:rsidRDefault="00CB65A4" w:rsidP="00CB65A4">
      <w:pPr>
        <w:rPr>
          <w:sz w:val="22"/>
          <w:szCs w:val="22"/>
        </w:rPr>
      </w:pPr>
      <w:r w:rsidRPr="00A10995">
        <w:rPr>
          <w:b/>
          <w:bCs/>
          <w:sz w:val="22"/>
          <w:szCs w:val="22"/>
        </w:rPr>
        <w:t>Importance</w:t>
      </w:r>
      <w:r w:rsidRPr="00A10995">
        <w:rPr>
          <w:sz w:val="22"/>
          <w:szCs w:val="22"/>
        </w:rPr>
        <w:t>: This visualization provides a high-level view of model success, aiding stakeholder understanding.</w:t>
      </w:r>
    </w:p>
    <w:p w14:paraId="15800E85" w14:textId="77777777" w:rsidR="00CB65A4" w:rsidRPr="00A10995" w:rsidRDefault="00CB65A4" w:rsidP="00CB65A4">
      <w:pPr>
        <w:rPr>
          <w:sz w:val="22"/>
          <w:szCs w:val="22"/>
        </w:rPr>
      </w:pPr>
      <w:r w:rsidRPr="00A10995">
        <w:rPr>
          <w:b/>
          <w:bCs/>
          <w:sz w:val="22"/>
          <w:szCs w:val="22"/>
        </w:rPr>
        <w:t>Utility</w:t>
      </w:r>
      <w:r w:rsidRPr="00A10995">
        <w:rPr>
          <w:sz w:val="22"/>
          <w:szCs w:val="22"/>
        </w:rPr>
        <w:t>: It supports strategic decisions, prioritizing Random Forest for intervention systems to reduce dropout rates.</w:t>
      </w:r>
    </w:p>
    <w:p w14:paraId="6CB9B491" w14:textId="77777777" w:rsidR="00CB65A4" w:rsidRPr="00A10995" w:rsidRDefault="00CB65A4" w:rsidP="00CB65A4">
      <w:pPr>
        <w:rPr>
          <w:b/>
          <w:bCs/>
          <w:sz w:val="22"/>
          <w:szCs w:val="22"/>
        </w:rPr>
      </w:pPr>
      <w:r w:rsidRPr="00A10995">
        <w:rPr>
          <w:b/>
          <w:bCs/>
          <w:sz w:val="22"/>
          <w:szCs w:val="22"/>
        </w:rPr>
        <w:t>Feature Importance Analysis</w:t>
      </w:r>
    </w:p>
    <w:p w14:paraId="2B511DFB" w14:textId="77777777" w:rsidR="00CB65A4" w:rsidRPr="00A10995" w:rsidRDefault="00CB65A4" w:rsidP="00CB65A4">
      <w:pPr>
        <w:rPr>
          <w:sz w:val="22"/>
          <w:szCs w:val="22"/>
        </w:rPr>
      </w:pPr>
      <w:r w:rsidRPr="00A10995">
        <w:rPr>
          <w:sz w:val="22"/>
          <w:szCs w:val="22"/>
        </w:rPr>
        <w:t>Random Forest’s feature importance analysis identified key predictors of student outcomes:</w:t>
      </w:r>
    </w:p>
    <w:p w14:paraId="61F7F109" w14:textId="77777777" w:rsidR="00CB65A4" w:rsidRPr="00A10995" w:rsidRDefault="00CB65A4" w:rsidP="00CB65A4">
      <w:pPr>
        <w:numPr>
          <w:ilvl w:val="0"/>
          <w:numId w:val="27"/>
        </w:numPr>
        <w:rPr>
          <w:sz w:val="22"/>
          <w:szCs w:val="22"/>
        </w:rPr>
      </w:pPr>
      <w:r w:rsidRPr="00A10995">
        <w:rPr>
          <w:b/>
          <w:bCs/>
          <w:sz w:val="22"/>
          <w:szCs w:val="22"/>
        </w:rPr>
        <w:t>Curricular.units.1st.sem..approved</w:t>
      </w:r>
      <w:r w:rsidRPr="00A10995">
        <w:rPr>
          <w:sz w:val="22"/>
          <w:szCs w:val="22"/>
        </w:rPr>
        <w:t>: Early academic success strongly predicts graduation, as students completing more units are less likely to drop out.</w:t>
      </w:r>
    </w:p>
    <w:p w14:paraId="7FE6D1B7" w14:textId="77777777" w:rsidR="00CB65A4" w:rsidRPr="00A10995" w:rsidRDefault="00CB65A4" w:rsidP="00CB65A4">
      <w:pPr>
        <w:numPr>
          <w:ilvl w:val="0"/>
          <w:numId w:val="27"/>
        </w:numPr>
        <w:rPr>
          <w:sz w:val="22"/>
          <w:szCs w:val="22"/>
        </w:rPr>
      </w:pPr>
      <w:r w:rsidRPr="00A10995">
        <w:rPr>
          <w:b/>
          <w:bCs/>
          <w:sz w:val="22"/>
          <w:szCs w:val="22"/>
        </w:rPr>
        <w:t>Curricular.units.2nd.sem..approved</w:t>
      </w:r>
      <w:r w:rsidRPr="00A10995">
        <w:rPr>
          <w:sz w:val="22"/>
          <w:szCs w:val="22"/>
        </w:rPr>
        <w:t>: Sustained performance in the second semester reinforces retention, indicating consistent engagement.</w:t>
      </w:r>
    </w:p>
    <w:p w14:paraId="55084574" w14:textId="77777777" w:rsidR="00CB65A4" w:rsidRPr="00A10995" w:rsidRDefault="00CB65A4" w:rsidP="00CB65A4">
      <w:pPr>
        <w:numPr>
          <w:ilvl w:val="0"/>
          <w:numId w:val="27"/>
        </w:numPr>
        <w:rPr>
          <w:sz w:val="22"/>
          <w:szCs w:val="22"/>
        </w:rPr>
      </w:pPr>
      <w:r w:rsidRPr="00A10995">
        <w:rPr>
          <w:b/>
          <w:bCs/>
          <w:sz w:val="22"/>
          <w:szCs w:val="22"/>
        </w:rPr>
        <w:t>Admission.grade</w:t>
      </w:r>
      <w:r w:rsidRPr="00A10995">
        <w:rPr>
          <w:sz w:val="22"/>
          <w:szCs w:val="22"/>
        </w:rPr>
        <w:t>: Higher entry grades correlate with lower dropout risk, reflecting academic preparedness.</w:t>
      </w:r>
    </w:p>
    <w:p w14:paraId="395D433D" w14:textId="77777777" w:rsidR="00CB65A4" w:rsidRPr="00A10995" w:rsidRDefault="00CB65A4" w:rsidP="00CB65A4">
      <w:pPr>
        <w:numPr>
          <w:ilvl w:val="0"/>
          <w:numId w:val="27"/>
        </w:numPr>
        <w:rPr>
          <w:sz w:val="22"/>
          <w:szCs w:val="22"/>
        </w:rPr>
      </w:pPr>
      <w:r w:rsidRPr="00A10995">
        <w:rPr>
          <w:b/>
          <w:bCs/>
          <w:sz w:val="22"/>
          <w:szCs w:val="22"/>
        </w:rPr>
        <w:lastRenderedPageBreak/>
        <w:t>Scholarship.holder</w:t>
      </w:r>
      <w:r w:rsidRPr="00A10995">
        <w:rPr>
          <w:sz w:val="22"/>
          <w:szCs w:val="22"/>
        </w:rPr>
        <w:t>: Financial support reduces dropout likelihood by alleviating economic barriers.</w:t>
      </w:r>
    </w:p>
    <w:p w14:paraId="49E95BAB" w14:textId="77777777" w:rsidR="00CB65A4" w:rsidRPr="00A10995" w:rsidRDefault="00CB65A4" w:rsidP="00CB65A4">
      <w:pPr>
        <w:numPr>
          <w:ilvl w:val="0"/>
          <w:numId w:val="27"/>
        </w:numPr>
        <w:rPr>
          <w:sz w:val="22"/>
          <w:szCs w:val="22"/>
        </w:rPr>
      </w:pPr>
      <w:r w:rsidRPr="00A10995">
        <w:rPr>
          <w:b/>
          <w:bCs/>
          <w:sz w:val="22"/>
          <w:szCs w:val="22"/>
        </w:rPr>
        <w:t>Age.at.enrollment</w:t>
      </w:r>
      <w:r w:rsidRPr="00A10995">
        <w:rPr>
          <w:sz w:val="22"/>
          <w:szCs w:val="22"/>
        </w:rPr>
        <w:t>: Younger students are more likely to graduate, while older students face higher risks, possibly due to non-traditional pathways.</w:t>
      </w:r>
    </w:p>
    <w:p w14:paraId="186E872A" w14:textId="77777777" w:rsidR="00CB65A4" w:rsidRPr="00A10995" w:rsidRDefault="00CB65A4" w:rsidP="00CB65A4">
      <w:pPr>
        <w:rPr>
          <w:sz w:val="22"/>
          <w:szCs w:val="22"/>
        </w:rPr>
      </w:pPr>
      <w:r w:rsidRPr="00A10995">
        <w:rPr>
          <w:b/>
          <w:bCs/>
          <w:sz w:val="22"/>
          <w:szCs w:val="22"/>
        </w:rPr>
        <w:t>Analysis</w:t>
      </w:r>
      <w:r w:rsidRPr="00A10995">
        <w:rPr>
          <w:sz w:val="22"/>
          <w:szCs w:val="22"/>
        </w:rPr>
        <w:t>: These features highlight the interplay of academic and socio-economic factors. For example, approved units reflect engagement and progress, while scholarships mitigate financial stress, both critical for retention.</w:t>
      </w:r>
    </w:p>
    <w:p w14:paraId="63441A24" w14:textId="77777777" w:rsidR="00CB65A4" w:rsidRPr="00A10995" w:rsidRDefault="00CB65A4" w:rsidP="00CB65A4">
      <w:pPr>
        <w:rPr>
          <w:sz w:val="22"/>
          <w:szCs w:val="22"/>
        </w:rPr>
      </w:pPr>
      <w:r w:rsidRPr="00A10995">
        <w:rPr>
          <w:b/>
          <w:bCs/>
          <w:sz w:val="22"/>
          <w:szCs w:val="22"/>
        </w:rPr>
        <w:t>Importance</w:t>
      </w:r>
      <w:r w:rsidRPr="00A10995">
        <w:rPr>
          <w:sz w:val="22"/>
          <w:szCs w:val="22"/>
        </w:rPr>
        <w:t>: Identifying key predictors is essential for dropout prediction, as it focuses models on the most influential factors.</w:t>
      </w:r>
    </w:p>
    <w:p w14:paraId="46ABC6A5" w14:textId="77777777" w:rsidR="00CB65A4" w:rsidRPr="00A10995" w:rsidRDefault="00CB65A4" w:rsidP="00CB65A4">
      <w:pPr>
        <w:rPr>
          <w:sz w:val="22"/>
          <w:szCs w:val="22"/>
        </w:rPr>
      </w:pPr>
      <w:r w:rsidRPr="00A10995">
        <w:rPr>
          <w:b/>
          <w:bCs/>
          <w:sz w:val="22"/>
          <w:szCs w:val="22"/>
        </w:rPr>
        <w:t>Utility</w:t>
      </w:r>
      <w:r w:rsidRPr="00A10995">
        <w:rPr>
          <w:sz w:val="22"/>
          <w:szCs w:val="22"/>
        </w:rPr>
        <w:t>: This output guides intervention strategies. Institutions can offer academic support for students with low approved units, financial aid for non-scholarship holders, and tailored programs for older students, directly addressing dropout risks. These targeted interventions enhance retention efficiency, reducing the 32.1% dropout rate.</w:t>
      </w:r>
    </w:p>
    <w:p w14:paraId="46F0938A" w14:textId="77777777" w:rsidR="00CB65A4" w:rsidRPr="00A4073E" w:rsidRDefault="00CB65A4" w:rsidP="00A4073E">
      <w:pPr>
        <w:pStyle w:val="Heading2"/>
        <w:numPr>
          <w:ilvl w:val="0"/>
          <w:numId w:val="33"/>
        </w:numPr>
        <w:rPr>
          <w:sz w:val="22"/>
          <w:szCs w:val="22"/>
        </w:rPr>
      </w:pPr>
      <w:bookmarkStart w:id="11" w:name="_Toc197713330"/>
      <w:r w:rsidRPr="00A4073E">
        <w:rPr>
          <w:sz w:val="22"/>
          <w:szCs w:val="22"/>
        </w:rPr>
        <w:t>Discussion</w:t>
      </w:r>
      <w:bookmarkEnd w:id="11"/>
    </w:p>
    <w:p w14:paraId="1658E8AE" w14:textId="2DC59146" w:rsidR="00CB65A4" w:rsidRPr="00A10995" w:rsidRDefault="00CB65A4" w:rsidP="00CB65A4">
      <w:pPr>
        <w:rPr>
          <w:b/>
          <w:bCs/>
          <w:sz w:val="22"/>
          <w:szCs w:val="22"/>
        </w:rPr>
      </w:pPr>
      <w:r w:rsidRPr="00A10995">
        <w:rPr>
          <w:b/>
          <w:bCs/>
          <w:sz w:val="22"/>
          <w:szCs w:val="22"/>
        </w:rPr>
        <w:t>Model Comparison</w:t>
      </w:r>
    </w:p>
    <w:p w14:paraId="6BE322FD" w14:textId="77777777" w:rsidR="00CB65A4" w:rsidRPr="00A10995" w:rsidRDefault="00CB65A4" w:rsidP="00CB65A4">
      <w:pPr>
        <w:rPr>
          <w:sz w:val="22"/>
          <w:szCs w:val="22"/>
        </w:rPr>
      </w:pPr>
      <w:r w:rsidRPr="00A10995">
        <w:rPr>
          <w:sz w:val="22"/>
          <w:szCs w:val="22"/>
        </w:rPr>
        <w:t>Random Forest achieved the highest accuracy (78.87%) due to its ensemble learning approach, which averages predictions across 100 decision trees to reduce overfitting. SVM (77.29%) performed closely, leveraging its RBF kernel to model non-linear relationships effectively. Regression Tree (75.59%) provided a robust, interpretable alternative, benefiting from hierarchical splits. KNN’s lower accuracy (59.32%) reflects its sensitivity to noise and the curse of dimensionality, exacerbated by the dataset’s 37 variables (expanded via dummy encoding). LightGBM’s poor performance (33.79%) suggests issues with model configuration or data suitability, despite SMOTE balancing.</w:t>
      </w:r>
    </w:p>
    <w:p w14:paraId="03C24491" w14:textId="77777777" w:rsidR="00CB65A4" w:rsidRPr="00A10995" w:rsidRDefault="00CB65A4" w:rsidP="00CB65A4">
      <w:pPr>
        <w:rPr>
          <w:sz w:val="22"/>
          <w:szCs w:val="22"/>
        </w:rPr>
      </w:pPr>
      <w:r w:rsidRPr="00A10995">
        <w:rPr>
          <w:sz w:val="22"/>
          <w:szCs w:val="22"/>
        </w:rPr>
        <w:t>The confusion matrices (Implementation 7.3) show Random Forest’s strength in Graduate predictions (417 correct) but weakness in Enrolled (56 correct), likely due to the class’s smaller sample (17.9%). SVM and Regression Tree balanced performance across classes, with SVM slightly better for Graduates (420 correct) and Regression Tree for Enrolled (54 correct). KNN’s high misclassifications limit its utility, while LightGBM’s low accuracy across all classes indicates it is not viable without further tuning. These results align with Cortez and Silva (2008), who found Decision Trees effective for educational predictions, and Al-Barrak and Al-Razgan (2016), who highlighted Random Forest’s balance of accuracy and interpretability.</w:t>
      </w:r>
    </w:p>
    <w:p w14:paraId="4ECD1D81" w14:textId="2991C2A1" w:rsidR="00CB65A4" w:rsidRPr="00A10995" w:rsidRDefault="00CB65A4" w:rsidP="00CB65A4">
      <w:pPr>
        <w:rPr>
          <w:b/>
          <w:bCs/>
          <w:sz w:val="22"/>
          <w:szCs w:val="22"/>
        </w:rPr>
      </w:pPr>
      <w:r w:rsidRPr="00A10995">
        <w:rPr>
          <w:b/>
          <w:bCs/>
          <w:sz w:val="22"/>
          <w:szCs w:val="22"/>
        </w:rPr>
        <w:t>Role of Outputs in Dropout Prediction</w:t>
      </w:r>
    </w:p>
    <w:p w14:paraId="2DF1CBDC" w14:textId="77777777" w:rsidR="00CB65A4" w:rsidRPr="00A10995" w:rsidRDefault="00CB65A4" w:rsidP="00CB65A4">
      <w:pPr>
        <w:rPr>
          <w:sz w:val="22"/>
          <w:szCs w:val="22"/>
        </w:rPr>
      </w:pPr>
      <w:r w:rsidRPr="00A10995">
        <w:rPr>
          <w:sz w:val="22"/>
          <w:szCs w:val="22"/>
        </w:rPr>
        <w:t>The R script’s outputs and visualizations are pivotal for measuring and addressing student dropout, providing actionable insights for educational interventions:</w:t>
      </w:r>
    </w:p>
    <w:p w14:paraId="30268346" w14:textId="77777777" w:rsidR="00CB65A4" w:rsidRPr="00A10995" w:rsidRDefault="00CB65A4" w:rsidP="00CB65A4">
      <w:pPr>
        <w:numPr>
          <w:ilvl w:val="0"/>
          <w:numId w:val="28"/>
        </w:numPr>
        <w:rPr>
          <w:sz w:val="22"/>
          <w:szCs w:val="22"/>
        </w:rPr>
      </w:pPr>
      <w:r w:rsidRPr="00A10995">
        <w:rPr>
          <w:b/>
          <w:bCs/>
          <w:sz w:val="22"/>
          <w:szCs w:val="22"/>
        </w:rPr>
        <w:t>Missing Values (Table 2)</w:t>
      </w:r>
      <w:r w:rsidRPr="00A10995">
        <w:rPr>
          <w:sz w:val="22"/>
          <w:szCs w:val="22"/>
        </w:rPr>
        <w:t>:</w:t>
      </w:r>
    </w:p>
    <w:p w14:paraId="5086F1CA" w14:textId="77777777" w:rsidR="00CB65A4" w:rsidRPr="00A10995" w:rsidRDefault="00CB65A4" w:rsidP="00CB65A4">
      <w:pPr>
        <w:numPr>
          <w:ilvl w:val="1"/>
          <w:numId w:val="28"/>
        </w:numPr>
        <w:rPr>
          <w:sz w:val="22"/>
          <w:szCs w:val="22"/>
        </w:rPr>
      </w:pPr>
      <w:r w:rsidRPr="00A10995">
        <w:rPr>
          <w:b/>
          <w:bCs/>
          <w:sz w:val="22"/>
          <w:szCs w:val="22"/>
        </w:rPr>
        <w:t>Role</w:t>
      </w:r>
      <w:r w:rsidRPr="00A10995">
        <w:rPr>
          <w:sz w:val="22"/>
          <w:szCs w:val="22"/>
        </w:rPr>
        <w:t>: Confirms no missing values across 37 variables, ensuring data integrity.</w:t>
      </w:r>
    </w:p>
    <w:p w14:paraId="63F6B8A8" w14:textId="77777777" w:rsidR="00CB65A4" w:rsidRPr="00A10995" w:rsidRDefault="00CB65A4" w:rsidP="00CB65A4">
      <w:pPr>
        <w:numPr>
          <w:ilvl w:val="1"/>
          <w:numId w:val="28"/>
        </w:numPr>
        <w:rPr>
          <w:sz w:val="22"/>
          <w:szCs w:val="22"/>
        </w:rPr>
      </w:pPr>
      <w:r w:rsidRPr="00A10995">
        <w:rPr>
          <w:b/>
          <w:bCs/>
          <w:sz w:val="22"/>
          <w:szCs w:val="22"/>
        </w:rPr>
        <w:t>Importance</w:t>
      </w:r>
      <w:r w:rsidRPr="00A10995">
        <w:rPr>
          <w:sz w:val="22"/>
          <w:szCs w:val="22"/>
        </w:rPr>
        <w:t>: Reliable data is critical for accurate dropout prediction, as missing values could distort academic or socio-economic patterns.</w:t>
      </w:r>
    </w:p>
    <w:p w14:paraId="0B1702EA" w14:textId="77777777" w:rsidR="00CB65A4" w:rsidRPr="00A10995" w:rsidRDefault="00CB65A4" w:rsidP="00CB65A4">
      <w:pPr>
        <w:numPr>
          <w:ilvl w:val="1"/>
          <w:numId w:val="28"/>
        </w:numPr>
        <w:rPr>
          <w:sz w:val="22"/>
          <w:szCs w:val="22"/>
        </w:rPr>
      </w:pPr>
      <w:r w:rsidRPr="00A10995">
        <w:rPr>
          <w:b/>
          <w:bCs/>
          <w:sz w:val="22"/>
          <w:szCs w:val="22"/>
        </w:rPr>
        <w:lastRenderedPageBreak/>
        <w:t>Utility</w:t>
      </w:r>
      <w:r w:rsidRPr="00A10995">
        <w:rPr>
          <w:sz w:val="22"/>
          <w:szCs w:val="22"/>
        </w:rPr>
        <w:t>: Enables confident identification of at-risk students, supporting interventions like tutoring without data quality concerns.</w:t>
      </w:r>
    </w:p>
    <w:p w14:paraId="0CD7847B" w14:textId="77777777" w:rsidR="00CB65A4" w:rsidRPr="00A10995" w:rsidRDefault="00CB65A4" w:rsidP="00CB65A4">
      <w:pPr>
        <w:numPr>
          <w:ilvl w:val="0"/>
          <w:numId w:val="28"/>
        </w:numPr>
        <w:rPr>
          <w:sz w:val="22"/>
          <w:szCs w:val="22"/>
        </w:rPr>
      </w:pPr>
      <w:r w:rsidRPr="00A10995">
        <w:rPr>
          <w:b/>
          <w:bCs/>
          <w:sz w:val="22"/>
          <w:szCs w:val="22"/>
        </w:rPr>
        <w:t>Summary Statistics (Implementation 7.2)</w:t>
      </w:r>
      <w:r w:rsidRPr="00A10995">
        <w:rPr>
          <w:sz w:val="22"/>
          <w:szCs w:val="22"/>
        </w:rPr>
        <w:t>:</w:t>
      </w:r>
    </w:p>
    <w:p w14:paraId="4302225F" w14:textId="77777777" w:rsidR="00CB65A4" w:rsidRPr="00A10995" w:rsidRDefault="00CB65A4" w:rsidP="00CB65A4">
      <w:pPr>
        <w:numPr>
          <w:ilvl w:val="1"/>
          <w:numId w:val="28"/>
        </w:numPr>
        <w:rPr>
          <w:sz w:val="22"/>
          <w:szCs w:val="22"/>
        </w:rPr>
      </w:pPr>
      <w:r w:rsidRPr="00A10995">
        <w:rPr>
          <w:b/>
          <w:bCs/>
          <w:sz w:val="22"/>
          <w:szCs w:val="22"/>
        </w:rPr>
        <w:t>Role</w:t>
      </w:r>
      <w:r w:rsidRPr="00A10995">
        <w:rPr>
          <w:sz w:val="22"/>
          <w:szCs w:val="22"/>
        </w:rPr>
        <w:t>: Reveals distributions (e.g., Admission.grade mean 126.9, Scholarship.holder 25% recipients), highlighting risk factors.</w:t>
      </w:r>
    </w:p>
    <w:p w14:paraId="43ED7F7D" w14:textId="77777777" w:rsidR="00CB65A4" w:rsidRPr="00A10995" w:rsidRDefault="00CB65A4" w:rsidP="00CB65A4">
      <w:pPr>
        <w:numPr>
          <w:ilvl w:val="1"/>
          <w:numId w:val="28"/>
        </w:numPr>
        <w:rPr>
          <w:sz w:val="22"/>
          <w:szCs w:val="22"/>
        </w:rPr>
      </w:pPr>
      <w:r w:rsidRPr="00A10995">
        <w:rPr>
          <w:b/>
          <w:bCs/>
          <w:sz w:val="22"/>
          <w:szCs w:val="22"/>
        </w:rPr>
        <w:t>Importance</w:t>
      </w:r>
      <w:r w:rsidRPr="00A10995">
        <w:rPr>
          <w:sz w:val="22"/>
          <w:szCs w:val="22"/>
        </w:rPr>
        <w:t>: Identifies predictors like low grades or lack of scholarships, guiding feature selection.</w:t>
      </w:r>
    </w:p>
    <w:p w14:paraId="0940A43F" w14:textId="77777777" w:rsidR="00CB65A4" w:rsidRPr="00A10995" w:rsidRDefault="00CB65A4" w:rsidP="00CB65A4">
      <w:pPr>
        <w:numPr>
          <w:ilvl w:val="1"/>
          <w:numId w:val="28"/>
        </w:numPr>
        <w:rPr>
          <w:sz w:val="22"/>
          <w:szCs w:val="22"/>
        </w:rPr>
      </w:pPr>
      <w:r w:rsidRPr="00A10995">
        <w:rPr>
          <w:b/>
          <w:bCs/>
          <w:sz w:val="22"/>
          <w:szCs w:val="22"/>
        </w:rPr>
        <w:t>Utility</w:t>
      </w:r>
      <w:r w:rsidRPr="00A10995">
        <w:rPr>
          <w:sz w:val="22"/>
          <w:szCs w:val="22"/>
        </w:rPr>
        <w:t>: Informs targeted interventions, such as academic support for low-scoring students or financial aid for non-scholarship holders, reducing dropout risks.</w:t>
      </w:r>
    </w:p>
    <w:p w14:paraId="0FE9C375" w14:textId="77777777" w:rsidR="00CB65A4" w:rsidRPr="00A10995" w:rsidRDefault="00CB65A4" w:rsidP="00CB65A4">
      <w:pPr>
        <w:numPr>
          <w:ilvl w:val="0"/>
          <w:numId w:val="28"/>
        </w:numPr>
        <w:rPr>
          <w:sz w:val="22"/>
          <w:szCs w:val="22"/>
        </w:rPr>
      </w:pPr>
      <w:r w:rsidRPr="00A10995">
        <w:rPr>
          <w:b/>
          <w:bCs/>
          <w:sz w:val="22"/>
          <w:szCs w:val="22"/>
        </w:rPr>
        <w:t>Confusion Matrices (Implementation 7.3)</w:t>
      </w:r>
      <w:r w:rsidRPr="00A10995">
        <w:rPr>
          <w:sz w:val="22"/>
          <w:szCs w:val="22"/>
        </w:rPr>
        <w:t>:</w:t>
      </w:r>
    </w:p>
    <w:p w14:paraId="15FC0652" w14:textId="77777777" w:rsidR="00CB65A4" w:rsidRPr="00A10995" w:rsidRDefault="00CB65A4" w:rsidP="00CB65A4">
      <w:pPr>
        <w:numPr>
          <w:ilvl w:val="1"/>
          <w:numId w:val="28"/>
        </w:numPr>
        <w:rPr>
          <w:sz w:val="22"/>
          <w:szCs w:val="22"/>
        </w:rPr>
      </w:pPr>
      <w:r w:rsidRPr="00A10995">
        <w:rPr>
          <w:b/>
          <w:bCs/>
          <w:sz w:val="22"/>
          <w:szCs w:val="22"/>
        </w:rPr>
        <w:t>Role</w:t>
      </w:r>
      <w:r w:rsidRPr="00A10995">
        <w:rPr>
          <w:sz w:val="22"/>
          <w:szCs w:val="22"/>
        </w:rPr>
        <w:t>: Quantify prediction errors (e.g., Random Forest: 417 Graduate correct, 55 Enrolled misclassified).</w:t>
      </w:r>
    </w:p>
    <w:p w14:paraId="008B2EB7" w14:textId="77777777" w:rsidR="00CB65A4" w:rsidRPr="00A10995" w:rsidRDefault="00CB65A4" w:rsidP="00CB65A4">
      <w:pPr>
        <w:numPr>
          <w:ilvl w:val="1"/>
          <w:numId w:val="28"/>
        </w:numPr>
        <w:rPr>
          <w:sz w:val="22"/>
          <w:szCs w:val="22"/>
        </w:rPr>
      </w:pPr>
      <w:r w:rsidRPr="00A10995">
        <w:rPr>
          <w:b/>
          <w:bCs/>
          <w:sz w:val="22"/>
          <w:szCs w:val="22"/>
        </w:rPr>
        <w:t>Importance</w:t>
      </w:r>
      <w:r w:rsidRPr="00A10995">
        <w:rPr>
          <w:sz w:val="22"/>
          <w:szCs w:val="22"/>
        </w:rPr>
        <w:t>: Pinpoint areas for model improvement, critical for reliable dropout identification.</w:t>
      </w:r>
    </w:p>
    <w:p w14:paraId="768BDB6C" w14:textId="77777777" w:rsidR="00CB65A4" w:rsidRPr="00A10995" w:rsidRDefault="00CB65A4" w:rsidP="00CB65A4">
      <w:pPr>
        <w:numPr>
          <w:ilvl w:val="1"/>
          <w:numId w:val="28"/>
        </w:numPr>
        <w:rPr>
          <w:sz w:val="22"/>
          <w:szCs w:val="22"/>
        </w:rPr>
      </w:pPr>
      <w:r w:rsidRPr="00A10995">
        <w:rPr>
          <w:b/>
          <w:bCs/>
          <w:sz w:val="22"/>
          <w:szCs w:val="22"/>
        </w:rPr>
        <w:t>Utility</w:t>
      </w:r>
      <w:r w:rsidRPr="00A10995">
        <w:rPr>
          <w:sz w:val="22"/>
          <w:szCs w:val="22"/>
        </w:rPr>
        <w:t>: Guides resource allocation, focusing interventions on students predicted as Dropouts to prevent unnecessary efforts on misclassified cases.</w:t>
      </w:r>
    </w:p>
    <w:p w14:paraId="6E6DC03C" w14:textId="77777777" w:rsidR="00CB65A4" w:rsidRPr="00A10995" w:rsidRDefault="00CB65A4" w:rsidP="00CB65A4">
      <w:pPr>
        <w:numPr>
          <w:ilvl w:val="0"/>
          <w:numId w:val="28"/>
        </w:numPr>
        <w:rPr>
          <w:sz w:val="22"/>
          <w:szCs w:val="22"/>
        </w:rPr>
      </w:pPr>
      <w:r w:rsidRPr="00A10995">
        <w:rPr>
          <w:b/>
          <w:bCs/>
          <w:sz w:val="22"/>
          <w:szCs w:val="22"/>
        </w:rPr>
        <w:t>Accuracies (Table 3)</w:t>
      </w:r>
      <w:r w:rsidRPr="00A10995">
        <w:rPr>
          <w:sz w:val="22"/>
          <w:szCs w:val="22"/>
        </w:rPr>
        <w:t>:</w:t>
      </w:r>
    </w:p>
    <w:p w14:paraId="0374A8E0" w14:textId="77777777" w:rsidR="00CB65A4" w:rsidRPr="00A10995" w:rsidRDefault="00CB65A4" w:rsidP="00CB65A4">
      <w:pPr>
        <w:numPr>
          <w:ilvl w:val="1"/>
          <w:numId w:val="28"/>
        </w:numPr>
        <w:rPr>
          <w:sz w:val="22"/>
          <w:szCs w:val="22"/>
        </w:rPr>
      </w:pPr>
      <w:r w:rsidRPr="00A10995">
        <w:rPr>
          <w:b/>
          <w:bCs/>
          <w:sz w:val="22"/>
          <w:szCs w:val="22"/>
        </w:rPr>
        <w:t>Role</w:t>
      </w:r>
      <w:r w:rsidRPr="00A10995">
        <w:rPr>
          <w:sz w:val="22"/>
          <w:szCs w:val="22"/>
        </w:rPr>
        <w:t>: Measure model performance (e.g., Random Forest 78.87%), indicating prediction reliability.</w:t>
      </w:r>
    </w:p>
    <w:p w14:paraId="2D7F3C38" w14:textId="77777777" w:rsidR="00CB65A4" w:rsidRPr="00A10995" w:rsidRDefault="00CB65A4" w:rsidP="00CB65A4">
      <w:pPr>
        <w:numPr>
          <w:ilvl w:val="1"/>
          <w:numId w:val="28"/>
        </w:numPr>
        <w:rPr>
          <w:sz w:val="22"/>
          <w:szCs w:val="22"/>
        </w:rPr>
      </w:pPr>
      <w:r w:rsidRPr="00A10995">
        <w:rPr>
          <w:b/>
          <w:bCs/>
          <w:sz w:val="22"/>
          <w:szCs w:val="22"/>
        </w:rPr>
        <w:t>Importance</w:t>
      </w:r>
      <w:r w:rsidRPr="00A10995">
        <w:rPr>
          <w:sz w:val="22"/>
          <w:szCs w:val="22"/>
        </w:rPr>
        <w:t>: High accuracy ensures confident identification of at-risk students, essential for effective interventions.</w:t>
      </w:r>
    </w:p>
    <w:p w14:paraId="0535F595" w14:textId="77777777" w:rsidR="00CB65A4" w:rsidRPr="00A10995" w:rsidRDefault="00CB65A4" w:rsidP="00CB65A4">
      <w:pPr>
        <w:numPr>
          <w:ilvl w:val="1"/>
          <w:numId w:val="28"/>
        </w:numPr>
        <w:rPr>
          <w:sz w:val="22"/>
          <w:szCs w:val="22"/>
        </w:rPr>
      </w:pPr>
      <w:r w:rsidRPr="00A10995">
        <w:rPr>
          <w:b/>
          <w:bCs/>
          <w:sz w:val="22"/>
          <w:szCs w:val="22"/>
        </w:rPr>
        <w:t>Utility</w:t>
      </w:r>
      <w:r w:rsidRPr="00A10995">
        <w:rPr>
          <w:sz w:val="22"/>
          <w:szCs w:val="22"/>
        </w:rPr>
        <w:t>: Supports early warning systems, enabling precise allocation of resources like counseling to high-risk groups.</w:t>
      </w:r>
    </w:p>
    <w:p w14:paraId="021B0251" w14:textId="77777777" w:rsidR="00CB65A4" w:rsidRPr="00A10995" w:rsidRDefault="00CB65A4" w:rsidP="00CB65A4">
      <w:pPr>
        <w:numPr>
          <w:ilvl w:val="0"/>
          <w:numId w:val="28"/>
        </w:numPr>
        <w:rPr>
          <w:sz w:val="22"/>
          <w:szCs w:val="22"/>
        </w:rPr>
      </w:pPr>
      <w:r w:rsidRPr="00A10995">
        <w:rPr>
          <w:b/>
          <w:bCs/>
          <w:sz w:val="22"/>
          <w:szCs w:val="22"/>
        </w:rPr>
        <w:t>Visualizations (Implementation 7.4)</w:t>
      </w:r>
      <w:r w:rsidRPr="00A10995">
        <w:rPr>
          <w:sz w:val="22"/>
          <w:szCs w:val="22"/>
        </w:rPr>
        <w:t>:</w:t>
      </w:r>
    </w:p>
    <w:p w14:paraId="61347ED8" w14:textId="77777777" w:rsidR="00CB65A4" w:rsidRPr="00A10995" w:rsidRDefault="00CB65A4" w:rsidP="00CB65A4">
      <w:pPr>
        <w:numPr>
          <w:ilvl w:val="1"/>
          <w:numId w:val="28"/>
        </w:numPr>
        <w:rPr>
          <w:sz w:val="22"/>
          <w:szCs w:val="22"/>
        </w:rPr>
      </w:pPr>
      <w:r w:rsidRPr="00A10995">
        <w:rPr>
          <w:b/>
          <w:bCs/>
          <w:sz w:val="22"/>
          <w:szCs w:val="22"/>
        </w:rPr>
        <w:t>Boxplot of Admission Grades</w:t>
      </w:r>
      <w:r w:rsidRPr="00A10995">
        <w:rPr>
          <w:sz w:val="22"/>
          <w:szCs w:val="22"/>
        </w:rPr>
        <w:t>: Identifies low-grade students as dropout risks, guiding tutoring programs.</w:t>
      </w:r>
    </w:p>
    <w:p w14:paraId="35F2FEC3" w14:textId="77777777" w:rsidR="00CB65A4" w:rsidRPr="00A10995" w:rsidRDefault="00CB65A4" w:rsidP="00CB65A4">
      <w:pPr>
        <w:numPr>
          <w:ilvl w:val="1"/>
          <w:numId w:val="28"/>
        </w:numPr>
        <w:rPr>
          <w:sz w:val="22"/>
          <w:szCs w:val="22"/>
        </w:rPr>
      </w:pPr>
      <w:r w:rsidRPr="00A10995">
        <w:rPr>
          <w:b/>
          <w:bCs/>
          <w:sz w:val="22"/>
          <w:szCs w:val="22"/>
        </w:rPr>
        <w:t>Histogram of Age</w:t>
      </w:r>
      <w:r w:rsidRPr="00A10995">
        <w:rPr>
          <w:sz w:val="22"/>
          <w:szCs w:val="22"/>
        </w:rPr>
        <w:t>: Highlights older students as high-risk, informing tailored support like flexible scheduling.</w:t>
      </w:r>
    </w:p>
    <w:p w14:paraId="46244499" w14:textId="77777777" w:rsidR="00CB65A4" w:rsidRPr="00A10995" w:rsidRDefault="00CB65A4" w:rsidP="00CB65A4">
      <w:pPr>
        <w:numPr>
          <w:ilvl w:val="1"/>
          <w:numId w:val="28"/>
        </w:numPr>
        <w:rPr>
          <w:sz w:val="22"/>
          <w:szCs w:val="22"/>
        </w:rPr>
      </w:pPr>
      <w:r w:rsidRPr="00A10995">
        <w:rPr>
          <w:b/>
          <w:bCs/>
          <w:sz w:val="22"/>
          <w:szCs w:val="22"/>
        </w:rPr>
        <w:t>Pie Chart of Target</w:t>
      </w:r>
      <w:r w:rsidRPr="00A10995">
        <w:rPr>
          <w:sz w:val="22"/>
          <w:szCs w:val="22"/>
        </w:rPr>
        <w:t>: Quantifies the 32.1% dropout rate, setting retention goals.</w:t>
      </w:r>
    </w:p>
    <w:p w14:paraId="78687F8A" w14:textId="77777777" w:rsidR="00CB65A4" w:rsidRPr="00A10995" w:rsidRDefault="00CB65A4" w:rsidP="00CB65A4">
      <w:pPr>
        <w:numPr>
          <w:ilvl w:val="1"/>
          <w:numId w:val="28"/>
        </w:numPr>
        <w:rPr>
          <w:sz w:val="22"/>
          <w:szCs w:val="22"/>
        </w:rPr>
      </w:pPr>
      <w:r w:rsidRPr="00A10995">
        <w:rPr>
          <w:b/>
          <w:bCs/>
          <w:sz w:val="22"/>
          <w:szCs w:val="22"/>
        </w:rPr>
        <w:t>Correlation Heatmap</w:t>
      </w:r>
      <w:r w:rsidRPr="00A10995">
        <w:rPr>
          <w:sz w:val="22"/>
          <w:szCs w:val="22"/>
        </w:rPr>
        <w:t>: Prioritizes academic predictors, focusing interventions on grade declines.</w:t>
      </w:r>
    </w:p>
    <w:p w14:paraId="5BF1C8CB" w14:textId="77777777" w:rsidR="00CB65A4" w:rsidRPr="00A10995" w:rsidRDefault="00CB65A4" w:rsidP="00CB65A4">
      <w:pPr>
        <w:numPr>
          <w:ilvl w:val="1"/>
          <w:numId w:val="28"/>
        </w:numPr>
        <w:rPr>
          <w:sz w:val="22"/>
          <w:szCs w:val="22"/>
        </w:rPr>
      </w:pPr>
      <w:r w:rsidRPr="00A10995">
        <w:rPr>
          <w:b/>
          <w:bCs/>
          <w:sz w:val="22"/>
          <w:szCs w:val="22"/>
        </w:rPr>
        <w:t>Bar Chart of Accuracies</w:t>
      </w:r>
      <w:r w:rsidRPr="00A10995">
        <w:rPr>
          <w:sz w:val="22"/>
          <w:szCs w:val="22"/>
        </w:rPr>
        <w:t>: Guides model selection, prioritizing Random Forest for reliability.</w:t>
      </w:r>
    </w:p>
    <w:p w14:paraId="65B0F0BB" w14:textId="77777777" w:rsidR="00CB65A4" w:rsidRPr="00A10995" w:rsidRDefault="00CB65A4" w:rsidP="00CB65A4">
      <w:pPr>
        <w:numPr>
          <w:ilvl w:val="1"/>
          <w:numId w:val="28"/>
        </w:numPr>
        <w:rPr>
          <w:sz w:val="22"/>
          <w:szCs w:val="22"/>
        </w:rPr>
      </w:pPr>
      <w:r w:rsidRPr="00A10995">
        <w:rPr>
          <w:b/>
          <w:bCs/>
          <w:sz w:val="22"/>
          <w:szCs w:val="22"/>
        </w:rPr>
        <w:t>Confusion Matrices</w:t>
      </w:r>
      <w:r w:rsidRPr="00A10995">
        <w:rPr>
          <w:sz w:val="22"/>
          <w:szCs w:val="22"/>
        </w:rPr>
        <w:t>: Highlight prediction errors, refining intervention strategies.</w:t>
      </w:r>
    </w:p>
    <w:p w14:paraId="50101FBB" w14:textId="77777777" w:rsidR="00CB65A4" w:rsidRPr="00A10995" w:rsidRDefault="00CB65A4" w:rsidP="00CB65A4">
      <w:pPr>
        <w:numPr>
          <w:ilvl w:val="1"/>
          <w:numId w:val="28"/>
        </w:numPr>
        <w:rPr>
          <w:sz w:val="22"/>
          <w:szCs w:val="22"/>
        </w:rPr>
      </w:pPr>
      <w:r w:rsidRPr="00A10995">
        <w:rPr>
          <w:b/>
          <w:bCs/>
          <w:sz w:val="22"/>
          <w:szCs w:val="22"/>
        </w:rPr>
        <w:lastRenderedPageBreak/>
        <w:t>Cross-Validation Boxplot</w:t>
      </w:r>
      <w:r w:rsidRPr="00A10995">
        <w:rPr>
          <w:sz w:val="22"/>
          <w:szCs w:val="22"/>
        </w:rPr>
        <w:t>: Ensures model consistency, supporting real-world deployment.</w:t>
      </w:r>
    </w:p>
    <w:p w14:paraId="159E350F" w14:textId="77777777" w:rsidR="00CB65A4" w:rsidRPr="00A10995" w:rsidRDefault="00CB65A4" w:rsidP="00CB65A4">
      <w:pPr>
        <w:numPr>
          <w:ilvl w:val="1"/>
          <w:numId w:val="28"/>
        </w:numPr>
        <w:rPr>
          <w:sz w:val="22"/>
          <w:szCs w:val="22"/>
        </w:rPr>
      </w:pPr>
      <w:r w:rsidRPr="00A10995">
        <w:rPr>
          <w:b/>
          <w:bCs/>
          <w:sz w:val="22"/>
          <w:szCs w:val="22"/>
        </w:rPr>
        <w:t>Probability Histograms</w:t>
      </w:r>
      <w:r w:rsidRPr="00A10995">
        <w:rPr>
          <w:sz w:val="22"/>
          <w:szCs w:val="22"/>
        </w:rPr>
        <w:t>: Assess prediction confidence, guiding resource allocation.</w:t>
      </w:r>
    </w:p>
    <w:p w14:paraId="7166380B" w14:textId="77777777" w:rsidR="00CB65A4" w:rsidRPr="00A10995" w:rsidRDefault="00CB65A4" w:rsidP="00CB65A4">
      <w:pPr>
        <w:numPr>
          <w:ilvl w:val="1"/>
          <w:numId w:val="28"/>
        </w:numPr>
        <w:rPr>
          <w:sz w:val="22"/>
          <w:szCs w:val="22"/>
        </w:rPr>
      </w:pPr>
      <w:r w:rsidRPr="00A10995">
        <w:rPr>
          <w:b/>
          <w:bCs/>
          <w:sz w:val="22"/>
          <w:szCs w:val="22"/>
        </w:rPr>
        <w:t>Best Model Pie Chart</w:t>
      </w:r>
      <w:r w:rsidRPr="00A10995">
        <w:rPr>
          <w:sz w:val="22"/>
          <w:szCs w:val="22"/>
        </w:rPr>
        <w:t>: Communicates Random Forest’s effectiveness to stakeholders, supporting strategic decisions.</w:t>
      </w:r>
    </w:p>
    <w:p w14:paraId="7980F5A7" w14:textId="77777777" w:rsidR="00CB65A4" w:rsidRPr="00A10995" w:rsidRDefault="00CB65A4" w:rsidP="00CB65A4">
      <w:pPr>
        <w:rPr>
          <w:sz w:val="22"/>
          <w:szCs w:val="22"/>
        </w:rPr>
      </w:pPr>
      <w:r w:rsidRPr="00A10995">
        <w:rPr>
          <w:b/>
          <w:bCs/>
          <w:sz w:val="22"/>
          <w:szCs w:val="22"/>
        </w:rPr>
        <w:t>Practical Applications</w:t>
      </w:r>
      <w:r w:rsidRPr="00A10995">
        <w:rPr>
          <w:sz w:val="22"/>
          <w:szCs w:val="22"/>
        </w:rPr>
        <w:t>: These outputs enable institutions to:</w:t>
      </w:r>
    </w:p>
    <w:p w14:paraId="635D0B04" w14:textId="77777777" w:rsidR="00CB65A4" w:rsidRPr="00A10995" w:rsidRDefault="00CB65A4" w:rsidP="00CB65A4">
      <w:pPr>
        <w:numPr>
          <w:ilvl w:val="0"/>
          <w:numId w:val="29"/>
        </w:numPr>
        <w:rPr>
          <w:sz w:val="22"/>
          <w:szCs w:val="22"/>
        </w:rPr>
      </w:pPr>
      <w:r w:rsidRPr="00A10995">
        <w:rPr>
          <w:sz w:val="22"/>
          <w:szCs w:val="22"/>
        </w:rPr>
        <w:t>Deploy early warning systems identifying at-risk students based on low grades, age, or socio-economic challenges.</w:t>
      </w:r>
    </w:p>
    <w:p w14:paraId="037C8255" w14:textId="77777777" w:rsidR="00CB65A4" w:rsidRPr="00A10995" w:rsidRDefault="00CB65A4" w:rsidP="00CB65A4">
      <w:pPr>
        <w:numPr>
          <w:ilvl w:val="0"/>
          <w:numId w:val="29"/>
        </w:numPr>
        <w:rPr>
          <w:sz w:val="22"/>
          <w:szCs w:val="22"/>
        </w:rPr>
      </w:pPr>
      <w:r w:rsidRPr="00A10995">
        <w:rPr>
          <w:sz w:val="22"/>
          <w:szCs w:val="22"/>
        </w:rPr>
        <w:t>Allocate resources efficiently, targeting tutoring, counseling, or scholarships to high-risk groups, reducing the 32.1% dropout rate.</w:t>
      </w:r>
    </w:p>
    <w:p w14:paraId="5AA09D3E" w14:textId="77777777" w:rsidR="00CB65A4" w:rsidRPr="00A10995" w:rsidRDefault="00CB65A4" w:rsidP="00CB65A4">
      <w:pPr>
        <w:numPr>
          <w:ilvl w:val="0"/>
          <w:numId w:val="29"/>
        </w:numPr>
        <w:rPr>
          <w:sz w:val="22"/>
          <w:szCs w:val="22"/>
        </w:rPr>
      </w:pPr>
      <w:r w:rsidRPr="00A10995">
        <w:rPr>
          <w:sz w:val="22"/>
          <w:szCs w:val="22"/>
        </w:rPr>
        <w:t>Inform evidence-based policies by prioritizing predictors like approved units, ensuring effective retention strategies.</w:t>
      </w:r>
    </w:p>
    <w:p w14:paraId="5EBD2D5C" w14:textId="77777777" w:rsidR="00CB65A4" w:rsidRPr="00A10995" w:rsidRDefault="00CB65A4" w:rsidP="00CB65A4">
      <w:pPr>
        <w:rPr>
          <w:sz w:val="22"/>
          <w:szCs w:val="22"/>
        </w:rPr>
      </w:pPr>
      <w:r w:rsidRPr="00A10995">
        <w:rPr>
          <w:b/>
          <w:bCs/>
          <w:sz w:val="22"/>
          <w:szCs w:val="22"/>
        </w:rPr>
        <w:t>Alignment with EDM</w:t>
      </w:r>
      <w:r w:rsidRPr="00A10995">
        <w:rPr>
          <w:sz w:val="22"/>
          <w:szCs w:val="22"/>
        </w:rPr>
        <w:t>: The outputs align with Romero and Ventura (2010), emphasizing machine learning’s role in actionable educational insights. They provide a data-driven foundation for reducing dropout, enhancing student success, and improving institutional outcomes through targeted interventions.</w:t>
      </w:r>
    </w:p>
    <w:p w14:paraId="1A821A76" w14:textId="77777777" w:rsidR="00CB65A4" w:rsidRPr="00A10995" w:rsidRDefault="00CB65A4" w:rsidP="00CB65A4">
      <w:pPr>
        <w:rPr>
          <w:b/>
          <w:bCs/>
          <w:sz w:val="22"/>
          <w:szCs w:val="22"/>
        </w:rPr>
      </w:pPr>
      <w:r w:rsidRPr="00A10995">
        <w:rPr>
          <w:b/>
          <w:bCs/>
          <w:sz w:val="22"/>
          <w:szCs w:val="22"/>
        </w:rPr>
        <w:t>Limitations</w:t>
      </w:r>
    </w:p>
    <w:p w14:paraId="0C3DD3E6" w14:textId="77777777" w:rsidR="00CB65A4" w:rsidRPr="00A10995" w:rsidRDefault="00CB65A4" w:rsidP="00CB65A4">
      <w:pPr>
        <w:rPr>
          <w:sz w:val="22"/>
          <w:szCs w:val="22"/>
        </w:rPr>
      </w:pPr>
      <w:r w:rsidRPr="00A10995">
        <w:rPr>
          <w:sz w:val="22"/>
          <w:szCs w:val="22"/>
        </w:rPr>
        <w:t>The study faces several limitations:</w:t>
      </w:r>
    </w:p>
    <w:p w14:paraId="3AF6C66B" w14:textId="77777777" w:rsidR="00CB65A4" w:rsidRPr="00A10995" w:rsidRDefault="00CB65A4" w:rsidP="00CB65A4">
      <w:pPr>
        <w:numPr>
          <w:ilvl w:val="0"/>
          <w:numId w:val="30"/>
        </w:numPr>
        <w:rPr>
          <w:sz w:val="22"/>
          <w:szCs w:val="22"/>
        </w:rPr>
      </w:pPr>
      <w:r w:rsidRPr="00A10995">
        <w:rPr>
          <w:b/>
          <w:bCs/>
          <w:sz w:val="22"/>
          <w:szCs w:val="22"/>
        </w:rPr>
        <w:t>Class Imbalance</w:t>
      </w:r>
      <w:r w:rsidRPr="00A10995">
        <w:rPr>
          <w:sz w:val="22"/>
          <w:szCs w:val="22"/>
        </w:rPr>
        <w:t>: The Enrolled class (17.95%) is underrepresented, reducing prediction accuracy for ongoing students, as seen in confusion matrices.</w:t>
      </w:r>
    </w:p>
    <w:p w14:paraId="2826C2A0" w14:textId="77777777" w:rsidR="00CB65A4" w:rsidRPr="00A10995" w:rsidRDefault="00CB65A4" w:rsidP="00CB65A4">
      <w:pPr>
        <w:numPr>
          <w:ilvl w:val="0"/>
          <w:numId w:val="30"/>
        </w:numPr>
        <w:rPr>
          <w:sz w:val="22"/>
          <w:szCs w:val="22"/>
        </w:rPr>
      </w:pPr>
      <w:r w:rsidRPr="00A10995">
        <w:rPr>
          <w:b/>
          <w:bCs/>
          <w:sz w:val="22"/>
          <w:szCs w:val="22"/>
        </w:rPr>
        <w:t>Dataset Scope</w:t>
      </w:r>
      <w:r w:rsidRPr="00A10995">
        <w:rPr>
          <w:sz w:val="22"/>
          <w:szCs w:val="22"/>
        </w:rPr>
        <w:t>: Data from one Portuguese institution (2008–2015) may not generalize to other educational contexts, limiting applicability.</w:t>
      </w:r>
    </w:p>
    <w:p w14:paraId="72054019" w14:textId="77777777" w:rsidR="00CB65A4" w:rsidRPr="00A10995" w:rsidRDefault="00CB65A4" w:rsidP="00CB65A4">
      <w:pPr>
        <w:numPr>
          <w:ilvl w:val="0"/>
          <w:numId w:val="30"/>
        </w:numPr>
        <w:rPr>
          <w:sz w:val="22"/>
          <w:szCs w:val="22"/>
        </w:rPr>
      </w:pPr>
      <w:r w:rsidRPr="00A10995">
        <w:rPr>
          <w:b/>
          <w:bCs/>
          <w:sz w:val="22"/>
          <w:szCs w:val="22"/>
        </w:rPr>
        <w:t>Feature Selection</w:t>
      </w:r>
      <w:r w:rsidRPr="00A10995">
        <w:rPr>
          <w:sz w:val="22"/>
          <w:szCs w:val="22"/>
        </w:rPr>
        <w:t>: While low-variance features were removed, advanced methods like recursive feature elimination could optimize performance further.</w:t>
      </w:r>
    </w:p>
    <w:p w14:paraId="4E790654" w14:textId="77777777" w:rsidR="00CB65A4" w:rsidRPr="00A10995" w:rsidRDefault="00CB65A4" w:rsidP="00CB65A4">
      <w:pPr>
        <w:numPr>
          <w:ilvl w:val="0"/>
          <w:numId w:val="30"/>
        </w:numPr>
        <w:rPr>
          <w:sz w:val="22"/>
          <w:szCs w:val="22"/>
        </w:rPr>
      </w:pPr>
      <w:r w:rsidRPr="00A10995">
        <w:rPr>
          <w:b/>
          <w:bCs/>
          <w:sz w:val="22"/>
          <w:szCs w:val="22"/>
        </w:rPr>
        <w:t>Hyperparameter Tuning</w:t>
      </w:r>
      <w:r w:rsidRPr="00A10995">
        <w:rPr>
          <w:sz w:val="22"/>
          <w:szCs w:val="22"/>
        </w:rPr>
        <w:t>: Default parameters (e.g., k=5 for KNN) may limit model potential, as tuning could improve accuracy.</w:t>
      </w:r>
    </w:p>
    <w:p w14:paraId="13F4991D" w14:textId="77777777" w:rsidR="00CB65A4" w:rsidRPr="00A10995" w:rsidRDefault="00CB65A4" w:rsidP="00CB65A4">
      <w:pPr>
        <w:numPr>
          <w:ilvl w:val="0"/>
          <w:numId w:val="30"/>
        </w:numPr>
        <w:rPr>
          <w:sz w:val="22"/>
          <w:szCs w:val="22"/>
        </w:rPr>
      </w:pPr>
      <w:r w:rsidRPr="00A10995">
        <w:rPr>
          <w:b/>
          <w:bCs/>
          <w:sz w:val="22"/>
          <w:szCs w:val="22"/>
        </w:rPr>
        <w:t>Temporal Relevance</w:t>
      </w:r>
      <w:r w:rsidRPr="00A10995">
        <w:rPr>
          <w:sz w:val="22"/>
          <w:szCs w:val="22"/>
        </w:rPr>
        <w:t>: Data from 2008–2015 may not reflect current educational trends, affecting model relevance.</w:t>
      </w:r>
    </w:p>
    <w:p w14:paraId="29A2A3C9" w14:textId="77777777" w:rsidR="00CB65A4" w:rsidRPr="00A10995" w:rsidRDefault="00CB65A4" w:rsidP="00CB65A4">
      <w:pPr>
        <w:numPr>
          <w:ilvl w:val="0"/>
          <w:numId w:val="30"/>
        </w:numPr>
        <w:rPr>
          <w:sz w:val="22"/>
          <w:szCs w:val="22"/>
        </w:rPr>
      </w:pPr>
      <w:r w:rsidRPr="00A10995">
        <w:rPr>
          <w:b/>
          <w:bCs/>
          <w:sz w:val="22"/>
          <w:szCs w:val="22"/>
        </w:rPr>
        <w:t>LightGBM Performance</w:t>
      </w:r>
      <w:r w:rsidRPr="00A10995">
        <w:rPr>
          <w:sz w:val="22"/>
          <w:szCs w:val="22"/>
        </w:rPr>
        <w:t>: Poor accuracy (33.79%) suggests configuration issues, limiting its utility without further optimization.</w:t>
      </w:r>
    </w:p>
    <w:p w14:paraId="5F721CFA" w14:textId="77777777" w:rsidR="00CB65A4" w:rsidRPr="00A10995" w:rsidRDefault="00CB65A4" w:rsidP="00CB65A4">
      <w:pPr>
        <w:rPr>
          <w:sz w:val="22"/>
          <w:szCs w:val="22"/>
        </w:rPr>
      </w:pPr>
      <w:r w:rsidRPr="00A10995">
        <w:rPr>
          <w:sz w:val="22"/>
          <w:szCs w:val="22"/>
        </w:rPr>
        <w:t>Future studies could address these by incorporating resampling techniques (e.g., SMOTE for all models), diverse datasets, hyperparameter optimization, and real-time data to enhance predictions and generalizability.</w:t>
      </w:r>
    </w:p>
    <w:p w14:paraId="37CE7D2F" w14:textId="77777777" w:rsidR="00CB65A4" w:rsidRPr="00E05261" w:rsidRDefault="00CB65A4" w:rsidP="00A27427">
      <w:pPr>
        <w:pStyle w:val="Heading2"/>
        <w:numPr>
          <w:ilvl w:val="0"/>
          <w:numId w:val="33"/>
        </w:numPr>
        <w:rPr>
          <w:sz w:val="22"/>
          <w:szCs w:val="22"/>
        </w:rPr>
      </w:pPr>
      <w:bookmarkStart w:id="12" w:name="_Toc197713331"/>
      <w:r w:rsidRPr="00E05261">
        <w:rPr>
          <w:sz w:val="22"/>
          <w:szCs w:val="22"/>
        </w:rPr>
        <w:lastRenderedPageBreak/>
        <w:t>Conclusion</w:t>
      </w:r>
      <w:bookmarkEnd w:id="12"/>
    </w:p>
    <w:p w14:paraId="07A5502A" w14:textId="77777777" w:rsidR="00CB65A4" w:rsidRPr="00A10995" w:rsidRDefault="00CB65A4" w:rsidP="00CB65A4">
      <w:pPr>
        <w:rPr>
          <w:sz w:val="22"/>
          <w:szCs w:val="22"/>
        </w:rPr>
      </w:pPr>
      <w:r w:rsidRPr="00A10995">
        <w:rPr>
          <w:sz w:val="22"/>
          <w:szCs w:val="22"/>
        </w:rPr>
        <w:t>This study applied Random Forest, SVM, KNN, Regression Tree, and LightGBM to predict student outcomes using the UCI Student Dropout dataset. Random Forest achieved the highest accuracy (78.87%), followed by SVM (77.29%), Regression Tree (75.59%), KNN (59.32%), and LightGBM (33.79%). R script outputs, including summary statistics, confusion matrices, and visualizations, identified key predictors like academic performance (e.g., approved units) and socio-economic factors (e.g., scholarships). These insights support early interventions, such as tutoring and financial aid, to reduce the 32.1% dropout rate. Visualizations, embedded as ASCII art and text descriptions, provided actionable insights into data characteristics and model performance. Future work could explore resampling, ensemble methods, hyperparameter tuning, and real-time data to improve predictions, contributing to student success and institutional effectiveness through data-driven retention strategies.</w:t>
      </w:r>
    </w:p>
    <w:p w14:paraId="6C0117CC" w14:textId="77777777" w:rsidR="00CB65A4" w:rsidRPr="00A27427" w:rsidRDefault="00CB65A4" w:rsidP="0095530D">
      <w:pPr>
        <w:pStyle w:val="Heading2"/>
        <w:numPr>
          <w:ilvl w:val="0"/>
          <w:numId w:val="33"/>
        </w:numPr>
        <w:rPr>
          <w:sz w:val="22"/>
          <w:szCs w:val="22"/>
        </w:rPr>
      </w:pPr>
      <w:bookmarkStart w:id="13" w:name="_Toc197713332"/>
      <w:r w:rsidRPr="00A27427">
        <w:rPr>
          <w:sz w:val="22"/>
          <w:szCs w:val="22"/>
        </w:rPr>
        <w:t>Bibliography</w:t>
      </w:r>
      <w:bookmarkEnd w:id="13"/>
    </w:p>
    <w:p w14:paraId="00FAE453" w14:textId="77777777" w:rsidR="00CB65A4" w:rsidRPr="00A10995" w:rsidRDefault="00CB65A4" w:rsidP="00CB65A4">
      <w:pPr>
        <w:numPr>
          <w:ilvl w:val="0"/>
          <w:numId w:val="31"/>
        </w:numPr>
        <w:rPr>
          <w:sz w:val="22"/>
          <w:szCs w:val="22"/>
        </w:rPr>
      </w:pPr>
      <w:r w:rsidRPr="00A10995">
        <w:rPr>
          <w:sz w:val="22"/>
          <w:szCs w:val="22"/>
        </w:rPr>
        <w:t xml:space="preserve">Breiman, L. (2001). Random Forests. </w:t>
      </w:r>
      <w:r w:rsidRPr="00A10995">
        <w:rPr>
          <w:i/>
          <w:iCs/>
          <w:sz w:val="22"/>
          <w:szCs w:val="22"/>
        </w:rPr>
        <w:t>Machine Learning</w:t>
      </w:r>
      <w:r w:rsidRPr="00A10995">
        <w:rPr>
          <w:sz w:val="22"/>
          <w:szCs w:val="22"/>
        </w:rPr>
        <w:t>, 45(1), 5–32.</w:t>
      </w:r>
    </w:p>
    <w:p w14:paraId="3415F754" w14:textId="77777777" w:rsidR="00CB65A4" w:rsidRPr="00A10995" w:rsidRDefault="00CB65A4" w:rsidP="00CB65A4">
      <w:pPr>
        <w:numPr>
          <w:ilvl w:val="0"/>
          <w:numId w:val="31"/>
        </w:numPr>
        <w:rPr>
          <w:sz w:val="22"/>
          <w:szCs w:val="22"/>
        </w:rPr>
      </w:pPr>
      <w:r w:rsidRPr="00A10995">
        <w:rPr>
          <w:sz w:val="22"/>
          <w:szCs w:val="22"/>
        </w:rPr>
        <w:t xml:space="preserve">Cortes, C., &amp; Vapnik, V. (1995). Support-Vector Networks. </w:t>
      </w:r>
      <w:r w:rsidRPr="00A10995">
        <w:rPr>
          <w:i/>
          <w:iCs/>
          <w:sz w:val="22"/>
          <w:szCs w:val="22"/>
        </w:rPr>
        <w:t>Machine Learning</w:t>
      </w:r>
      <w:r w:rsidRPr="00A10995">
        <w:rPr>
          <w:sz w:val="22"/>
          <w:szCs w:val="22"/>
        </w:rPr>
        <w:t>, 20(3), 273–297.</w:t>
      </w:r>
    </w:p>
    <w:p w14:paraId="49BE2DAE" w14:textId="77777777" w:rsidR="00CB65A4" w:rsidRPr="00A10995" w:rsidRDefault="00CB65A4" w:rsidP="00CB65A4">
      <w:pPr>
        <w:numPr>
          <w:ilvl w:val="0"/>
          <w:numId w:val="31"/>
        </w:numPr>
        <w:rPr>
          <w:sz w:val="22"/>
          <w:szCs w:val="22"/>
        </w:rPr>
      </w:pPr>
      <w:r w:rsidRPr="00A10995">
        <w:rPr>
          <w:sz w:val="22"/>
          <w:szCs w:val="22"/>
        </w:rPr>
        <w:t xml:space="preserve">Quinlan, J. R. (1986). Induction of Decision Trees. </w:t>
      </w:r>
      <w:r w:rsidRPr="00A10995">
        <w:rPr>
          <w:i/>
          <w:iCs/>
          <w:sz w:val="22"/>
          <w:szCs w:val="22"/>
        </w:rPr>
        <w:t>Machine Learning</w:t>
      </w:r>
      <w:r w:rsidRPr="00A10995">
        <w:rPr>
          <w:sz w:val="22"/>
          <w:szCs w:val="22"/>
        </w:rPr>
        <w:t>, 1(1), 81–106.</w:t>
      </w:r>
    </w:p>
    <w:p w14:paraId="1FEB3B3A" w14:textId="77777777" w:rsidR="00CB65A4" w:rsidRPr="00A10995" w:rsidRDefault="00CB65A4" w:rsidP="00CB65A4">
      <w:pPr>
        <w:numPr>
          <w:ilvl w:val="0"/>
          <w:numId w:val="31"/>
        </w:numPr>
        <w:rPr>
          <w:sz w:val="22"/>
          <w:szCs w:val="22"/>
        </w:rPr>
      </w:pPr>
      <w:r w:rsidRPr="00A10995">
        <w:rPr>
          <w:sz w:val="22"/>
          <w:szCs w:val="22"/>
        </w:rPr>
        <w:t xml:space="preserve">Cover, T., &amp; Hart, P. (1967). Nearest Neighbor Pattern Classification. </w:t>
      </w:r>
      <w:r w:rsidRPr="00A10995">
        <w:rPr>
          <w:i/>
          <w:iCs/>
          <w:sz w:val="22"/>
          <w:szCs w:val="22"/>
        </w:rPr>
        <w:t>IEEE Transactions on Information Theory</w:t>
      </w:r>
      <w:r w:rsidRPr="00A10995">
        <w:rPr>
          <w:sz w:val="22"/>
          <w:szCs w:val="22"/>
        </w:rPr>
        <w:t>, 13(1), 21–27.</w:t>
      </w:r>
    </w:p>
    <w:p w14:paraId="1E4BD51F" w14:textId="77777777" w:rsidR="00CB65A4" w:rsidRPr="00A10995" w:rsidRDefault="00CB65A4" w:rsidP="00CB65A4">
      <w:pPr>
        <w:numPr>
          <w:ilvl w:val="0"/>
          <w:numId w:val="31"/>
        </w:numPr>
        <w:rPr>
          <w:sz w:val="22"/>
          <w:szCs w:val="22"/>
        </w:rPr>
      </w:pPr>
      <w:r w:rsidRPr="00A10995">
        <w:rPr>
          <w:sz w:val="22"/>
          <w:szCs w:val="22"/>
        </w:rPr>
        <w:t xml:space="preserve">Romero, C., &amp; Ventura, S. (2010). Educational Data Mining: A Review of the State of the Art. </w:t>
      </w:r>
      <w:r w:rsidRPr="00A10995">
        <w:rPr>
          <w:i/>
          <w:iCs/>
          <w:sz w:val="22"/>
          <w:szCs w:val="22"/>
        </w:rPr>
        <w:t>IEEE Transactions on Systems, Man, and Cybernetics, Part C</w:t>
      </w:r>
      <w:r w:rsidRPr="00A10995">
        <w:rPr>
          <w:sz w:val="22"/>
          <w:szCs w:val="22"/>
        </w:rPr>
        <w:t>, 40(6), 601–618.</w:t>
      </w:r>
    </w:p>
    <w:p w14:paraId="5E3BD0D0" w14:textId="77777777" w:rsidR="00CB65A4" w:rsidRPr="00A10995" w:rsidRDefault="00CB65A4" w:rsidP="00CB65A4">
      <w:pPr>
        <w:numPr>
          <w:ilvl w:val="0"/>
          <w:numId w:val="31"/>
        </w:numPr>
        <w:rPr>
          <w:sz w:val="22"/>
          <w:szCs w:val="22"/>
        </w:rPr>
      </w:pPr>
      <w:r w:rsidRPr="00A10995">
        <w:rPr>
          <w:sz w:val="22"/>
          <w:szCs w:val="22"/>
        </w:rPr>
        <w:t xml:space="preserve">Sharma, A., et al. (2016). A Systematic Review of Student Dropout Prediction in India. </w:t>
      </w:r>
      <w:r w:rsidRPr="00A10995">
        <w:rPr>
          <w:i/>
          <w:iCs/>
          <w:sz w:val="22"/>
          <w:szCs w:val="22"/>
        </w:rPr>
        <w:t>Journal of Educational Data Mining</w:t>
      </w:r>
      <w:r w:rsidRPr="00A10995">
        <w:rPr>
          <w:sz w:val="22"/>
          <w:szCs w:val="22"/>
        </w:rPr>
        <w:t>, 8(2), 45–67.</w:t>
      </w:r>
    </w:p>
    <w:p w14:paraId="37C6B180" w14:textId="77777777" w:rsidR="00CB65A4" w:rsidRPr="00A10995" w:rsidRDefault="00CB65A4" w:rsidP="00CB65A4">
      <w:pPr>
        <w:numPr>
          <w:ilvl w:val="0"/>
          <w:numId w:val="31"/>
        </w:numPr>
        <w:rPr>
          <w:sz w:val="22"/>
          <w:szCs w:val="22"/>
        </w:rPr>
      </w:pPr>
      <w:r w:rsidRPr="00A10995">
        <w:rPr>
          <w:sz w:val="22"/>
          <w:szCs w:val="22"/>
        </w:rPr>
        <w:t xml:space="preserve">OECD. (2016). </w:t>
      </w:r>
      <w:r w:rsidRPr="00A10995">
        <w:rPr>
          <w:i/>
          <w:iCs/>
          <w:sz w:val="22"/>
          <w:szCs w:val="22"/>
        </w:rPr>
        <w:t>Education at a Glance 2016: OECD Indicators</w:t>
      </w:r>
      <w:r w:rsidRPr="00A10995">
        <w:rPr>
          <w:sz w:val="22"/>
          <w:szCs w:val="22"/>
        </w:rPr>
        <w:t>. OECD Publishing.</w:t>
      </w:r>
    </w:p>
    <w:p w14:paraId="5C945197" w14:textId="77777777" w:rsidR="00CB65A4" w:rsidRPr="00A10995" w:rsidRDefault="00CB65A4" w:rsidP="00CB65A4">
      <w:pPr>
        <w:numPr>
          <w:ilvl w:val="0"/>
          <w:numId w:val="31"/>
        </w:numPr>
        <w:rPr>
          <w:sz w:val="22"/>
          <w:szCs w:val="22"/>
        </w:rPr>
      </w:pPr>
      <w:r w:rsidRPr="00A10995">
        <w:rPr>
          <w:sz w:val="22"/>
          <w:szCs w:val="22"/>
        </w:rPr>
        <w:t xml:space="preserve">Kostiantyn, V., et al. (2004). Predicting Student Success Using Machine Learning. </w:t>
      </w:r>
      <w:r w:rsidRPr="00A10995">
        <w:rPr>
          <w:i/>
          <w:iCs/>
          <w:sz w:val="22"/>
          <w:szCs w:val="22"/>
        </w:rPr>
        <w:t>International Journal of Distance Education Technologies</w:t>
      </w:r>
      <w:r w:rsidRPr="00A10995">
        <w:rPr>
          <w:sz w:val="22"/>
          <w:szCs w:val="22"/>
        </w:rPr>
        <w:t>, 2(3), 34–49.</w:t>
      </w:r>
    </w:p>
    <w:p w14:paraId="410B02BE" w14:textId="77777777" w:rsidR="00CB65A4" w:rsidRPr="00A10995" w:rsidRDefault="00CB65A4" w:rsidP="00CB65A4">
      <w:pPr>
        <w:numPr>
          <w:ilvl w:val="0"/>
          <w:numId w:val="31"/>
        </w:numPr>
        <w:rPr>
          <w:sz w:val="22"/>
          <w:szCs w:val="22"/>
        </w:rPr>
      </w:pPr>
      <w:r w:rsidRPr="00A10995">
        <w:rPr>
          <w:sz w:val="22"/>
          <w:szCs w:val="22"/>
        </w:rPr>
        <w:t xml:space="preserve">Cortez, P., &amp; Silva, A. (2008). Using Data Mining to Predict Secondary School Student Performance. </w:t>
      </w:r>
      <w:r w:rsidRPr="00A10995">
        <w:rPr>
          <w:i/>
          <w:iCs/>
          <w:sz w:val="22"/>
          <w:szCs w:val="22"/>
        </w:rPr>
        <w:t>Proceedings of the 5th FUture BUsiness TEChnology Conference</w:t>
      </w:r>
      <w:r w:rsidRPr="00A10995">
        <w:rPr>
          <w:sz w:val="22"/>
          <w:szCs w:val="22"/>
        </w:rPr>
        <w:t>, 5–12.</w:t>
      </w:r>
    </w:p>
    <w:p w14:paraId="5E751AA6" w14:textId="77777777" w:rsidR="00CB65A4" w:rsidRPr="00A10995" w:rsidRDefault="00CB65A4" w:rsidP="00CB65A4">
      <w:pPr>
        <w:numPr>
          <w:ilvl w:val="0"/>
          <w:numId w:val="31"/>
        </w:numPr>
        <w:rPr>
          <w:sz w:val="22"/>
          <w:szCs w:val="22"/>
        </w:rPr>
      </w:pPr>
      <w:r w:rsidRPr="00A10995">
        <w:rPr>
          <w:sz w:val="22"/>
          <w:szCs w:val="22"/>
        </w:rPr>
        <w:t xml:space="preserve">Oloruntoba, S., et al. (2017). Predicting Student Success Using SVM Regression. </w:t>
      </w:r>
      <w:r w:rsidRPr="00A10995">
        <w:rPr>
          <w:i/>
          <w:iCs/>
          <w:sz w:val="22"/>
          <w:szCs w:val="22"/>
        </w:rPr>
        <w:t>Journal of Educational Technology Systems</w:t>
      </w:r>
      <w:r w:rsidRPr="00A10995">
        <w:rPr>
          <w:sz w:val="22"/>
          <w:szCs w:val="22"/>
        </w:rPr>
        <w:t>, 46(2), 123–139.</w:t>
      </w:r>
    </w:p>
    <w:p w14:paraId="4D8C3429" w14:textId="77777777" w:rsidR="00CB65A4" w:rsidRPr="00A10995" w:rsidRDefault="00CB65A4" w:rsidP="00CB65A4">
      <w:pPr>
        <w:numPr>
          <w:ilvl w:val="0"/>
          <w:numId w:val="31"/>
        </w:numPr>
        <w:rPr>
          <w:sz w:val="22"/>
          <w:szCs w:val="22"/>
        </w:rPr>
      </w:pPr>
      <w:r w:rsidRPr="00A10995">
        <w:rPr>
          <w:sz w:val="22"/>
          <w:szCs w:val="22"/>
        </w:rPr>
        <w:t xml:space="preserve">Al-Barrak, M., &amp; Al-Razgan, M. (2016). Predicting Student Performance Using Machine Learning. </w:t>
      </w:r>
      <w:r w:rsidRPr="00A10995">
        <w:rPr>
          <w:i/>
          <w:iCs/>
          <w:sz w:val="22"/>
          <w:szCs w:val="22"/>
        </w:rPr>
        <w:t>International Journal of Advanced Computer Science and Applications</w:t>
      </w:r>
      <w:r w:rsidRPr="00A10995">
        <w:rPr>
          <w:sz w:val="22"/>
          <w:szCs w:val="22"/>
        </w:rPr>
        <w:t>, 7(1), 456–462.</w:t>
      </w:r>
    </w:p>
    <w:p w14:paraId="16B9EB47" w14:textId="77777777" w:rsidR="00CB65A4" w:rsidRPr="00A10995" w:rsidRDefault="00CB65A4" w:rsidP="00CB65A4">
      <w:pPr>
        <w:numPr>
          <w:ilvl w:val="0"/>
          <w:numId w:val="31"/>
        </w:numPr>
        <w:rPr>
          <w:sz w:val="22"/>
          <w:szCs w:val="22"/>
        </w:rPr>
      </w:pPr>
      <w:r w:rsidRPr="00A10995">
        <w:rPr>
          <w:sz w:val="22"/>
          <w:szCs w:val="22"/>
        </w:rPr>
        <w:t xml:space="preserve">Baker, R. S., &amp; Yacef, K. (2009). The State of Educational Data Mining in 2009: A Review and Future Visions. </w:t>
      </w:r>
      <w:r w:rsidRPr="00A10995">
        <w:rPr>
          <w:i/>
          <w:iCs/>
          <w:sz w:val="22"/>
          <w:szCs w:val="22"/>
        </w:rPr>
        <w:t>Journal of Educational Data Mining</w:t>
      </w:r>
      <w:r w:rsidRPr="00A10995">
        <w:rPr>
          <w:sz w:val="22"/>
          <w:szCs w:val="22"/>
        </w:rPr>
        <w:t>, 1(1), 3–17.</w:t>
      </w:r>
    </w:p>
    <w:p w14:paraId="7583C939" w14:textId="77777777" w:rsidR="00CB65A4" w:rsidRPr="00A10995" w:rsidRDefault="00CB65A4" w:rsidP="00CB65A4">
      <w:pPr>
        <w:numPr>
          <w:ilvl w:val="0"/>
          <w:numId w:val="31"/>
        </w:numPr>
        <w:rPr>
          <w:sz w:val="22"/>
          <w:szCs w:val="22"/>
        </w:rPr>
      </w:pPr>
      <w:r w:rsidRPr="00A10995">
        <w:rPr>
          <w:sz w:val="22"/>
          <w:szCs w:val="22"/>
        </w:rPr>
        <w:t xml:space="preserve">Delen, D. (2010). A Comparative Analysis of Machine Learning Techniques for Student Retention Management. </w:t>
      </w:r>
      <w:r w:rsidRPr="00A10995">
        <w:rPr>
          <w:i/>
          <w:iCs/>
          <w:sz w:val="22"/>
          <w:szCs w:val="22"/>
        </w:rPr>
        <w:t>Decision Support Systems</w:t>
      </w:r>
      <w:r w:rsidRPr="00A10995">
        <w:rPr>
          <w:sz w:val="22"/>
          <w:szCs w:val="22"/>
        </w:rPr>
        <w:t>, 49(4), 498–506.</w:t>
      </w:r>
    </w:p>
    <w:p w14:paraId="5BCB8604" w14:textId="77777777" w:rsidR="00CB65A4" w:rsidRPr="00A10995" w:rsidRDefault="00CB65A4" w:rsidP="00CB65A4">
      <w:pPr>
        <w:numPr>
          <w:ilvl w:val="0"/>
          <w:numId w:val="31"/>
        </w:numPr>
        <w:rPr>
          <w:sz w:val="22"/>
          <w:szCs w:val="22"/>
        </w:rPr>
      </w:pPr>
      <w:r w:rsidRPr="00A10995">
        <w:rPr>
          <w:sz w:val="22"/>
          <w:szCs w:val="22"/>
        </w:rPr>
        <w:lastRenderedPageBreak/>
        <w:t xml:space="preserve">Scikit-learn. (2023). </w:t>
      </w:r>
      <w:r w:rsidRPr="00A10995">
        <w:rPr>
          <w:i/>
          <w:iCs/>
          <w:sz w:val="22"/>
          <w:szCs w:val="22"/>
        </w:rPr>
        <w:t>Machine Learning in Python</w:t>
      </w:r>
      <w:r w:rsidRPr="00A10995">
        <w:rPr>
          <w:sz w:val="22"/>
          <w:szCs w:val="22"/>
        </w:rPr>
        <w:t>. Scikit-learn developers.</w:t>
      </w:r>
    </w:p>
    <w:p w14:paraId="29E14077" w14:textId="77777777" w:rsidR="00CB65A4" w:rsidRPr="00A10995" w:rsidRDefault="00CB65A4" w:rsidP="00CB65A4">
      <w:pPr>
        <w:numPr>
          <w:ilvl w:val="0"/>
          <w:numId w:val="31"/>
        </w:numPr>
        <w:rPr>
          <w:sz w:val="22"/>
          <w:szCs w:val="22"/>
        </w:rPr>
      </w:pPr>
      <w:r w:rsidRPr="00A10995">
        <w:rPr>
          <w:sz w:val="22"/>
          <w:szCs w:val="22"/>
        </w:rPr>
        <w:t xml:space="preserve">Weka. (2023). </w:t>
      </w:r>
      <w:r w:rsidRPr="00A10995">
        <w:rPr>
          <w:i/>
          <w:iCs/>
          <w:sz w:val="22"/>
          <w:szCs w:val="22"/>
        </w:rPr>
        <w:t>Data Mining Software in Java</w:t>
      </w:r>
      <w:r w:rsidRPr="00A10995">
        <w:rPr>
          <w:sz w:val="22"/>
          <w:szCs w:val="22"/>
        </w:rPr>
        <w:t>. University of Waikato.</w:t>
      </w:r>
    </w:p>
    <w:p w14:paraId="4172D61E" w14:textId="77777777" w:rsidR="00CB65A4" w:rsidRPr="009712D5" w:rsidRDefault="00CB65A4" w:rsidP="00D6027E">
      <w:pPr>
        <w:pStyle w:val="Heading2"/>
        <w:numPr>
          <w:ilvl w:val="0"/>
          <w:numId w:val="33"/>
        </w:numPr>
        <w:rPr>
          <w:sz w:val="22"/>
          <w:szCs w:val="22"/>
        </w:rPr>
      </w:pPr>
      <w:bookmarkStart w:id="14" w:name="_Toc197713333"/>
      <w:r w:rsidRPr="009712D5">
        <w:rPr>
          <w:sz w:val="22"/>
          <w:szCs w:val="22"/>
        </w:rPr>
        <w:t>Appendix</w:t>
      </w:r>
      <w:bookmarkEnd w:id="14"/>
    </w:p>
    <w:p w14:paraId="7402E319" w14:textId="18DBD04D" w:rsidR="00BB61A7" w:rsidRDefault="00CB65A4" w:rsidP="00EE6E84">
      <w:pPr>
        <w:rPr>
          <w:b/>
          <w:bCs/>
          <w:sz w:val="22"/>
          <w:szCs w:val="22"/>
        </w:rPr>
      </w:pPr>
      <w:r w:rsidRPr="00EE6E84">
        <w:rPr>
          <w:b/>
          <w:bCs/>
          <w:sz w:val="22"/>
          <w:szCs w:val="22"/>
        </w:rPr>
        <w:t>R Script</w:t>
      </w:r>
      <w:r w:rsidR="000A6BB7">
        <w:rPr>
          <w:b/>
          <w:bCs/>
          <w:sz w:val="22"/>
          <w:szCs w:val="22"/>
        </w:rPr>
        <w:t xml:space="preserve"> link:</w:t>
      </w:r>
    </w:p>
    <w:p w14:paraId="4D5BDBA0" w14:textId="1738E859" w:rsidR="00BB61A7" w:rsidRPr="000A6BB7" w:rsidRDefault="000A6BB7" w:rsidP="00EE6E84">
      <w:pPr>
        <w:rPr>
          <w:sz w:val="22"/>
          <w:szCs w:val="22"/>
        </w:rPr>
      </w:pPr>
      <w:hyperlink r:id="rId18" w:history="1">
        <w:r w:rsidRPr="000A6BB7">
          <w:rPr>
            <w:rStyle w:val="Hyperlink"/>
            <w:sz w:val="22"/>
            <w:szCs w:val="22"/>
          </w:rPr>
          <w:t>click here for R s</w:t>
        </w:r>
        <w:r w:rsidRPr="000A6BB7">
          <w:rPr>
            <w:rStyle w:val="Hyperlink"/>
            <w:sz w:val="22"/>
            <w:szCs w:val="22"/>
          </w:rPr>
          <w:t>c</w:t>
        </w:r>
        <w:r w:rsidRPr="000A6BB7">
          <w:rPr>
            <w:rStyle w:val="Hyperlink"/>
            <w:sz w:val="22"/>
            <w:szCs w:val="22"/>
          </w:rPr>
          <w:t>ript</w:t>
        </w:r>
      </w:hyperlink>
    </w:p>
    <w:p w14:paraId="1D30A920" w14:textId="0011183A" w:rsidR="000626E1" w:rsidRPr="00EE6E84" w:rsidRDefault="005B4165" w:rsidP="00EE6E84">
      <w:pPr>
        <w:rPr>
          <w:b/>
          <w:bCs/>
          <w:sz w:val="22"/>
          <w:szCs w:val="22"/>
        </w:rPr>
      </w:pPr>
      <w:r w:rsidRPr="00EE6E84">
        <w:rPr>
          <w:b/>
          <w:bCs/>
          <w:sz w:val="22"/>
          <w:szCs w:val="22"/>
        </w:rPr>
        <w:t>F</w:t>
      </w:r>
      <w:r w:rsidR="00BB61A7" w:rsidRPr="00EE6E84">
        <w:rPr>
          <w:b/>
          <w:bCs/>
          <w:sz w:val="22"/>
          <w:szCs w:val="22"/>
        </w:rPr>
        <w:t>ile</w:t>
      </w:r>
      <w:r w:rsidRPr="00EE6E84">
        <w:rPr>
          <w:b/>
          <w:bCs/>
          <w:sz w:val="22"/>
          <w:szCs w:val="22"/>
        </w:rPr>
        <w:t>:</w:t>
      </w:r>
    </w:p>
    <w:p w14:paraId="0E380B92" w14:textId="3C94FB16" w:rsidR="00CB65A4" w:rsidRPr="00EE6E84" w:rsidRDefault="000626E1" w:rsidP="00EE6E84">
      <w:pPr>
        <w:rPr>
          <w:sz w:val="22"/>
          <w:szCs w:val="22"/>
        </w:rPr>
      </w:pPr>
      <w:r w:rsidRPr="00A10995">
        <w:object w:dxaOrig="1508" w:dyaOrig="983" w14:anchorId="5A1AC9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9" o:title=""/>
          </v:shape>
          <o:OLEObject Type="Embed" ProgID="Package" ShapeID="_x0000_i1025" DrawAspect="Icon" ObjectID="_1808354746" r:id="rId20"/>
        </w:object>
      </w:r>
    </w:p>
    <w:p w14:paraId="7ED17315" w14:textId="3963650D" w:rsidR="009743AC" w:rsidRDefault="009743AC" w:rsidP="00EE6E84">
      <w:pPr>
        <w:rPr>
          <w:b/>
          <w:bCs/>
          <w:sz w:val="22"/>
          <w:szCs w:val="22"/>
        </w:rPr>
      </w:pPr>
      <w:r w:rsidRPr="00EE6E84">
        <w:rPr>
          <w:b/>
          <w:bCs/>
          <w:sz w:val="22"/>
          <w:szCs w:val="22"/>
        </w:rPr>
        <w:t>Database link:</w:t>
      </w:r>
    </w:p>
    <w:p w14:paraId="0D8766CF" w14:textId="7D4D091E" w:rsidR="00204D4C" w:rsidRPr="000A6BB7" w:rsidRDefault="000A6BB7" w:rsidP="00EE6E84">
      <w:pPr>
        <w:rPr>
          <w:sz w:val="22"/>
          <w:szCs w:val="22"/>
        </w:rPr>
      </w:pPr>
      <w:hyperlink r:id="rId21" w:history="1">
        <w:r w:rsidRPr="000A6BB7">
          <w:rPr>
            <w:rStyle w:val="Hyperlink"/>
            <w:sz w:val="22"/>
            <w:szCs w:val="22"/>
          </w:rPr>
          <w:t>click here for Dataset</w:t>
        </w:r>
      </w:hyperlink>
      <w:r w:rsidRPr="000A6BB7">
        <w:rPr>
          <w:sz w:val="22"/>
          <w:szCs w:val="22"/>
        </w:rPr>
        <w:t xml:space="preserve"> </w:t>
      </w:r>
    </w:p>
    <w:p w14:paraId="282B0EDD" w14:textId="22AF6C99" w:rsidR="00BB61A7" w:rsidRPr="00EE6E84" w:rsidRDefault="00BB61A7" w:rsidP="00EE6E84">
      <w:pPr>
        <w:rPr>
          <w:b/>
          <w:bCs/>
          <w:sz w:val="22"/>
          <w:szCs w:val="22"/>
        </w:rPr>
      </w:pPr>
      <w:r w:rsidRPr="00EE6E84">
        <w:rPr>
          <w:b/>
          <w:bCs/>
          <w:sz w:val="22"/>
          <w:szCs w:val="22"/>
        </w:rPr>
        <w:t>CSV.</w:t>
      </w:r>
      <w:r w:rsidR="0079570E" w:rsidRPr="00EE6E84">
        <w:rPr>
          <w:b/>
          <w:bCs/>
          <w:sz w:val="22"/>
          <w:szCs w:val="22"/>
        </w:rPr>
        <w:t>F</w:t>
      </w:r>
      <w:r w:rsidRPr="00EE6E84">
        <w:rPr>
          <w:b/>
          <w:bCs/>
          <w:sz w:val="22"/>
          <w:szCs w:val="22"/>
        </w:rPr>
        <w:t>ile</w:t>
      </w:r>
      <w:r w:rsidR="000D68A4">
        <w:rPr>
          <w:b/>
          <w:bCs/>
          <w:sz w:val="22"/>
          <w:szCs w:val="22"/>
        </w:rPr>
        <w:t>:</w:t>
      </w:r>
    </w:p>
    <w:p w14:paraId="00B4EA3F" w14:textId="1511B23E" w:rsidR="00BB61A7" w:rsidRPr="00EE6E84" w:rsidRDefault="00BB61A7" w:rsidP="00EE6E84">
      <w:pPr>
        <w:rPr>
          <w:sz w:val="22"/>
          <w:szCs w:val="22"/>
        </w:rPr>
      </w:pPr>
      <w:r w:rsidRPr="00A10995">
        <w:object w:dxaOrig="1508" w:dyaOrig="983" w14:anchorId="4C7987C3">
          <v:shape id="_x0000_i1026" type="#_x0000_t75" style="width:75pt;height:49pt" o:ole="">
            <v:imagedata r:id="rId22" o:title=""/>
          </v:shape>
          <o:OLEObject Type="Link" ProgID="Excel.SheetMacroEnabled.12" ShapeID="_x0000_i1026" DrawAspect="Icon" r:id="rId23" UpdateMode="Always">
            <o:LinkType>EnhancedMetaFile</o:LinkType>
            <o:LockedField>false</o:LockedField>
            <o:FieldCodes>\f 0 \* MERGEFORMAT</o:FieldCodes>
          </o:OLEObject>
        </w:object>
      </w:r>
    </w:p>
    <w:p w14:paraId="6C868C1D" w14:textId="77777777" w:rsidR="009743AC" w:rsidRPr="00A10995" w:rsidRDefault="009743AC">
      <w:pPr>
        <w:rPr>
          <w:sz w:val="22"/>
          <w:szCs w:val="22"/>
        </w:rPr>
      </w:pPr>
    </w:p>
    <w:sectPr w:rsidR="009743AC" w:rsidRPr="00A109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0AFA9" w14:textId="77777777" w:rsidR="00D94E8C" w:rsidRDefault="00D94E8C" w:rsidP="0012671B">
      <w:pPr>
        <w:spacing w:after="0" w:line="240" w:lineRule="auto"/>
      </w:pPr>
      <w:r>
        <w:separator/>
      </w:r>
    </w:p>
  </w:endnote>
  <w:endnote w:type="continuationSeparator" w:id="0">
    <w:p w14:paraId="47F06607" w14:textId="77777777" w:rsidR="00D94E8C" w:rsidRDefault="00D94E8C" w:rsidP="00126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11100" w14:textId="77777777" w:rsidR="00D94E8C" w:rsidRDefault="00D94E8C" w:rsidP="0012671B">
      <w:pPr>
        <w:spacing w:after="0" w:line="240" w:lineRule="auto"/>
      </w:pPr>
      <w:r>
        <w:separator/>
      </w:r>
    </w:p>
  </w:footnote>
  <w:footnote w:type="continuationSeparator" w:id="0">
    <w:p w14:paraId="44C1BA4F" w14:textId="77777777" w:rsidR="00D94E8C" w:rsidRDefault="00D94E8C" w:rsidP="00126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40D"/>
    <w:multiLevelType w:val="multilevel"/>
    <w:tmpl w:val="60CA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F07C8"/>
    <w:multiLevelType w:val="multilevel"/>
    <w:tmpl w:val="702E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93A6C"/>
    <w:multiLevelType w:val="multilevel"/>
    <w:tmpl w:val="060C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96518"/>
    <w:multiLevelType w:val="multilevel"/>
    <w:tmpl w:val="1F3C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14075"/>
    <w:multiLevelType w:val="multilevel"/>
    <w:tmpl w:val="02327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81FDB"/>
    <w:multiLevelType w:val="hybridMultilevel"/>
    <w:tmpl w:val="A198DB9C"/>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5C1D5A"/>
    <w:multiLevelType w:val="multilevel"/>
    <w:tmpl w:val="75D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C74DE"/>
    <w:multiLevelType w:val="multilevel"/>
    <w:tmpl w:val="8120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F3B84"/>
    <w:multiLevelType w:val="multilevel"/>
    <w:tmpl w:val="D0FCD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B41CA"/>
    <w:multiLevelType w:val="hybridMultilevel"/>
    <w:tmpl w:val="0D8E3E7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F378B5"/>
    <w:multiLevelType w:val="multilevel"/>
    <w:tmpl w:val="F6B4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A7CE5"/>
    <w:multiLevelType w:val="multilevel"/>
    <w:tmpl w:val="6F5EE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E6F35"/>
    <w:multiLevelType w:val="multilevel"/>
    <w:tmpl w:val="49D6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C4DBF"/>
    <w:multiLevelType w:val="multilevel"/>
    <w:tmpl w:val="A06E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662EF"/>
    <w:multiLevelType w:val="multilevel"/>
    <w:tmpl w:val="536E1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27801"/>
    <w:multiLevelType w:val="multilevel"/>
    <w:tmpl w:val="0362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768DA"/>
    <w:multiLevelType w:val="multilevel"/>
    <w:tmpl w:val="8272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02301"/>
    <w:multiLevelType w:val="multilevel"/>
    <w:tmpl w:val="0DE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33621"/>
    <w:multiLevelType w:val="multilevel"/>
    <w:tmpl w:val="AFB2B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C4764"/>
    <w:multiLevelType w:val="multilevel"/>
    <w:tmpl w:val="FED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82072"/>
    <w:multiLevelType w:val="multilevel"/>
    <w:tmpl w:val="BB80A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70C95"/>
    <w:multiLevelType w:val="multilevel"/>
    <w:tmpl w:val="BDC0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B3313"/>
    <w:multiLevelType w:val="multilevel"/>
    <w:tmpl w:val="5502A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72980"/>
    <w:multiLevelType w:val="multilevel"/>
    <w:tmpl w:val="8EDE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9763E"/>
    <w:multiLevelType w:val="multilevel"/>
    <w:tmpl w:val="CFE66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75D5C"/>
    <w:multiLevelType w:val="multilevel"/>
    <w:tmpl w:val="CF847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3416F6"/>
    <w:multiLevelType w:val="multilevel"/>
    <w:tmpl w:val="13CA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81D43"/>
    <w:multiLevelType w:val="multilevel"/>
    <w:tmpl w:val="97B8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67C7A"/>
    <w:multiLevelType w:val="multilevel"/>
    <w:tmpl w:val="3FEE0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112F3"/>
    <w:multiLevelType w:val="multilevel"/>
    <w:tmpl w:val="46B8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2438F"/>
    <w:multiLevelType w:val="multilevel"/>
    <w:tmpl w:val="FD62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6675CF"/>
    <w:multiLevelType w:val="multilevel"/>
    <w:tmpl w:val="C746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84053"/>
    <w:multiLevelType w:val="multilevel"/>
    <w:tmpl w:val="D5ACB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387731">
    <w:abstractNumId w:val="25"/>
  </w:num>
  <w:num w:numId="2" w16cid:durableId="2127431310">
    <w:abstractNumId w:val="26"/>
  </w:num>
  <w:num w:numId="3" w16cid:durableId="1931963858">
    <w:abstractNumId w:val="10"/>
  </w:num>
  <w:num w:numId="4" w16cid:durableId="82191392">
    <w:abstractNumId w:val="30"/>
  </w:num>
  <w:num w:numId="5" w16cid:durableId="193151489">
    <w:abstractNumId w:val="4"/>
  </w:num>
  <w:num w:numId="6" w16cid:durableId="926421859">
    <w:abstractNumId w:val="29"/>
  </w:num>
  <w:num w:numId="7" w16cid:durableId="1456604580">
    <w:abstractNumId w:val="18"/>
  </w:num>
  <w:num w:numId="8" w16cid:durableId="640043418">
    <w:abstractNumId w:val="2"/>
  </w:num>
  <w:num w:numId="9" w16cid:durableId="1418677226">
    <w:abstractNumId w:val="31"/>
  </w:num>
  <w:num w:numId="10" w16cid:durableId="1767775214">
    <w:abstractNumId w:val="1"/>
  </w:num>
  <w:num w:numId="11" w16cid:durableId="755521275">
    <w:abstractNumId w:val="7"/>
  </w:num>
  <w:num w:numId="12" w16cid:durableId="715668292">
    <w:abstractNumId w:val="13"/>
  </w:num>
  <w:num w:numId="13" w16cid:durableId="436366161">
    <w:abstractNumId w:val="27"/>
  </w:num>
  <w:num w:numId="14" w16cid:durableId="1192039019">
    <w:abstractNumId w:val="23"/>
  </w:num>
  <w:num w:numId="15" w16cid:durableId="995382819">
    <w:abstractNumId w:val="21"/>
  </w:num>
  <w:num w:numId="16" w16cid:durableId="1315796085">
    <w:abstractNumId w:val="17"/>
  </w:num>
  <w:num w:numId="17" w16cid:durableId="511721096">
    <w:abstractNumId w:val="0"/>
  </w:num>
  <w:num w:numId="18" w16cid:durableId="1889760690">
    <w:abstractNumId w:val="11"/>
  </w:num>
  <w:num w:numId="19" w16cid:durableId="937756747">
    <w:abstractNumId w:val="32"/>
  </w:num>
  <w:num w:numId="20" w16cid:durableId="578951033">
    <w:abstractNumId w:val="24"/>
  </w:num>
  <w:num w:numId="21" w16cid:durableId="769933446">
    <w:abstractNumId w:val="14"/>
  </w:num>
  <w:num w:numId="22" w16cid:durableId="1704164489">
    <w:abstractNumId w:val="3"/>
  </w:num>
  <w:num w:numId="23" w16cid:durableId="1259485856">
    <w:abstractNumId w:val="22"/>
  </w:num>
  <w:num w:numId="24" w16cid:durableId="1177110030">
    <w:abstractNumId w:val="20"/>
  </w:num>
  <w:num w:numId="25" w16cid:durableId="1115489869">
    <w:abstractNumId w:val="16"/>
  </w:num>
  <w:num w:numId="26" w16cid:durableId="760180123">
    <w:abstractNumId w:val="28"/>
  </w:num>
  <w:num w:numId="27" w16cid:durableId="1727534719">
    <w:abstractNumId w:val="12"/>
  </w:num>
  <w:num w:numId="28" w16cid:durableId="1615986769">
    <w:abstractNumId w:val="8"/>
  </w:num>
  <w:num w:numId="29" w16cid:durableId="1680965604">
    <w:abstractNumId w:val="15"/>
  </w:num>
  <w:num w:numId="30" w16cid:durableId="757141673">
    <w:abstractNumId w:val="6"/>
  </w:num>
  <w:num w:numId="31" w16cid:durableId="120657381">
    <w:abstractNumId w:val="19"/>
  </w:num>
  <w:num w:numId="32" w16cid:durableId="768887582">
    <w:abstractNumId w:val="9"/>
  </w:num>
  <w:num w:numId="33" w16cid:durableId="902065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5A4"/>
    <w:rsid w:val="000626E1"/>
    <w:rsid w:val="00076490"/>
    <w:rsid w:val="00097844"/>
    <w:rsid w:val="000A6BB7"/>
    <w:rsid w:val="000D68A4"/>
    <w:rsid w:val="000F523A"/>
    <w:rsid w:val="000F548A"/>
    <w:rsid w:val="0012671B"/>
    <w:rsid w:val="001741E4"/>
    <w:rsid w:val="00176F3C"/>
    <w:rsid w:val="00204D4C"/>
    <w:rsid w:val="00222EA4"/>
    <w:rsid w:val="002403E2"/>
    <w:rsid w:val="002457C8"/>
    <w:rsid w:val="00264D6A"/>
    <w:rsid w:val="00276187"/>
    <w:rsid w:val="003549FF"/>
    <w:rsid w:val="00472DE1"/>
    <w:rsid w:val="00492FE0"/>
    <w:rsid w:val="004C1045"/>
    <w:rsid w:val="004F2E24"/>
    <w:rsid w:val="005545DC"/>
    <w:rsid w:val="00575FDC"/>
    <w:rsid w:val="005B4165"/>
    <w:rsid w:val="005D3E4A"/>
    <w:rsid w:val="005F22C0"/>
    <w:rsid w:val="005F3819"/>
    <w:rsid w:val="0069351D"/>
    <w:rsid w:val="006B01AE"/>
    <w:rsid w:val="006B1FC4"/>
    <w:rsid w:val="006D2B1B"/>
    <w:rsid w:val="006E3702"/>
    <w:rsid w:val="00703989"/>
    <w:rsid w:val="007667A6"/>
    <w:rsid w:val="00766BC3"/>
    <w:rsid w:val="0079570E"/>
    <w:rsid w:val="007C0746"/>
    <w:rsid w:val="0086499F"/>
    <w:rsid w:val="00886C19"/>
    <w:rsid w:val="008A1DB8"/>
    <w:rsid w:val="008C17D5"/>
    <w:rsid w:val="008D1BD0"/>
    <w:rsid w:val="008D3386"/>
    <w:rsid w:val="008D3441"/>
    <w:rsid w:val="008D4265"/>
    <w:rsid w:val="00907417"/>
    <w:rsid w:val="0091362C"/>
    <w:rsid w:val="0091595D"/>
    <w:rsid w:val="00931EB1"/>
    <w:rsid w:val="00950922"/>
    <w:rsid w:val="0095530D"/>
    <w:rsid w:val="009614CE"/>
    <w:rsid w:val="009712D5"/>
    <w:rsid w:val="009743AC"/>
    <w:rsid w:val="00975528"/>
    <w:rsid w:val="009E3F1A"/>
    <w:rsid w:val="009E7485"/>
    <w:rsid w:val="00A00316"/>
    <w:rsid w:val="00A02CAE"/>
    <w:rsid w:val="00A10995"/>
    <w:rsid w:val="00A27427"/>
    <w:rsid w:val="00A4073E"/>
    <w:rsid w:val="00A470CD"/>
    <w:rsid w:val="00A47F8A"/>
    <w:rsid w:val="00A664E2"/>
    <w:rsid w:val="00A66EB8"/>
    <w:rsid w:val="00A74B08"/>
    <w:rsid w:val="00AC2724"/>
    <w:rsid w:val="00AF5FC0"/>
    <w:rsid w:val="00B527D4"/>
    <w:rsid w:val="00BB61A7"/>
    <w:rsid w:val="00BE38A9"/>
    <w:rsid w:val="00C12BDF"/>
    <w:rsid w:val="00C30558"/>
    <w:rsid w:val="00C37A30"/>
    <w:rsid w:val="00CB65A4"/>
    <w:rsid w:val="00CC2380"/>
    <w:rsid w:val="00CC3347"/>
    <w:rsid w:val="00D34D46"/>
    <w:rsid w:val="00D379D4"/>
    <w:rsid w:val="00D6027E"/>
    <w:rsid w:val="00D94E8C"/>
    <w:rsid w:val="00E05261"/>
    <w:rsid w:val="00E125B5"/>
    <w:rsid w:val="00E71F6C"/>
    <w:rsid w:val="00EB7BB0"/>
    <w:rsid w:val="00EE6235"/>
    <w:rsid w:val="00EE6E84"/>
    <w:rsid w:val="00EF4F2B"/>
    <w:rsid w:val="00F26D23"/>
    <w:rsid w:val="00F629DD"/>
    <w:rsid w:val="00FB76EB"/>
    <w:rsid w:val="00FB7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09CD0"/>
  <w15:chartTrackingRefBased/>
  <w15:docId w15:val="{5A8021DE-7528-4C93-A9D5-7F6DE2AF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6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6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B6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6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6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B6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5A4"/>
    <w:rPr>
      <w:rFonts w:eastAsiaTheme="majorEastAsia" w:cstheme="majorBidi"/>
      <w:color w:val="272727" w:themeColor="text1" w:themeTint="D8"/>
    </w:rPr>
  </w:style>
  <w:style w:type="paragraph" w:styleId="Title">
    <w:name w:val="Title"/>
    <w:basedOn w:val="Normal"/>
    <w:next w:val="Normal"/>
    <w:link w:val="TitleChar"/>
    <w:uiPriority w:val="10"/>
    <w:qFormat/>
    <w:rsid w:val="00CB6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5A4"/>
    <w:pPr>
      <w:spacing w:before="160"/>
      <w:jc w:val="center"/>
    </w:pPr>
    <w:rPr>
      <w:i/>
      <w:iCs/>
      <w:color w:val="404040" w:themeColor="text1" w:themeTint="BF"/>
    </w:rPr>
  </w:style>
  <w:style w:type="character" w:customStyle="1" w:styleId="QuoteChar">
    <w:name w:val="Quote Char"/>
    <w:basedOn w:val="DefaultParagraphFont"/>
    <w:link w:val="Quote"/>
    <w:uiPriority w:val="29"/>
    <w:rsid w:val="00CB65A4"/>
    <w:rPr>
      <w:i/>
      <w:iCs/>
      <w:color w:val="404040" w:themeColor="text1" w:themeTint="BF"/>
    </w:rPr>
  </w:style>
  <w:style w:type="paragraph" w:styleId="ListParagraph">
    <w:name w:val="List Paragraph"/>
    <w:basedOn w:val="Normal"/>
    <w:uiPriority w:val="34"/>
    <w:qFormat/>
    <w:rsid w:val="00CB65A4"/>
    <w:pPr>
      <w:ind w:left="720"/>
      <w:contextualSpacing/>
    </w:pPr>
  </w:style>
  <w:style w:type="character" w:styleId="IntenseEmphasis">
    <w:name w:val="Intense Emphasis"/>
    <w:basedOn w:val="DefaultParagraphFont"/>
    <w:uiPriority w:val="21"/>
    <w:qFormat/>
    <w:rsid w:val="00CB65A4"/>
    <w:rPr>
      <w:i/>
      <w:iCs/>
      <w:color w:val="0F4761" w:themeColor="accent1" w:themeShade="BF"/>
    </w:rPr>
  </w:style>
  <w:style w:type="paragraph" w:styleId="IntenseQuote">
    <w:name w:val="Intense Quote"/>
    <w:basedOn w:val="Normal"/>
    <w:next w:val="Normal"/>
    <w:link w:val="IntenseQuoteChar"/>
    <w:uiPriority w:val="30"/>
    <w:qFormat/>
    <w:rsid w:val="00CB6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5A4"/>
    <w:rPr>
      <w:i/>
      <w:iCs/>
      <w:color w:val="0F4761" w:themeColor="accent1" w:themeShade="BF"/>
    </w:rPr>
  </w:style>
  <w:style w:type="character" w:styleId="IntenseReference">
    <w:name w:val="Intense Reference"/>
    <w:basedOn w:val="DefaultParagraphFont"/>
    <w:uiPriority w:val="32"/>
    <w:qFormat/>
    <w:rsid w:val="00CB65A4"/>
    <w:rPr>
      <w:b/>
      <w:bCs/>
      <w:smallCaps/>
      <w:color w:val="0F4761" w:themeColor="accent1" w:themeShade="BF"/>
      <w:spacing w:val="5"/>
    </w:rPr>
  </w:style>
  <w:style w:type="paragraph" w:customStyle="1" w:styleId="msonormal0">
    <w:name w:val="msonormal"/>
    <w:basedOn w:val="Normal"/>
    <w:rsid w:val="00CB65A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CB65A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B65A4"/>
    <w:rPr>
      <w:b/>
      <w:bCs/>
    </w:rPr>
  </w:style>
  <w:style w:type="character" w:styleId="HTMLCode">
    <w:name w:val="HTML Code"/>
    <w:basedOn w:val="DefaultParagraphFont"/>
    <w:uiPriority w:val="99"/>
    <w:semiHidden/>
    <w:unhideWhenUsed/>
    <w:rsid w:val="00CB65A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6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B65A4"/>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CB65A4"/>
    <w:rPr>
      <w:i/>
      <w:iCs/>
    </w:rPr>
  </w:style>
  <w:style w:type="table" w:styleId="TableGrid">
    <w:name w:val="Table Grid"/>
    <w:basedOn w:val="TableNormal"/>
    <w:uiPriority w:val="39"/>
    <w:rsid w:val="00CB65A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41E4"/>
    <w:rPr>
      <w:color w:val="467886" w:themeColor="hyperlink"/>
      <w:u w:val="single"/>
    </w:rPr>
  </w:style>
  <w:style w:type="character" w:styleId="UnresolvedMention">
    <w:name w:val="Unresolved Mention"/>
    <w:basedOn w:val="DefaultParagraphFont"/>
    <w:uiPriority w:val="99"/>
    <w:semiHidden/>
    <w:unhideWhenUsed/>
    <w:rsid w:val="001741E4"/>
    <w:rPr>
      <w:color w:val="605E5C"/>
      <w:shd w:val="clear" w:color="auto" w:fill="E1DFDD"/>
    </w:rPr>
  </w:style>
  <w:style w:type="paragraph" w:customStyle="1" w:styleId="Style1">
    <w:name w:val="Style1"/>
    <w:basedOn w:val="Normal"/>
    <w:rsid w:val="00BB61A7"/>
    <w:pPr>
      <w:spacing w:after="200" w:line="288" w:lineRule="auto"/>
    </w:pPr>
    <w:rPr>
      <w:rFonts w:eastAsiaTheme="minorEastAsia"/>
      <w:kern w:val="0"/>
      <w:sz w:val="21"/>
      <w:szCs w:val="21"/>
      <w14:ligatures w14:val="none"/>
    </w:rPr>
  </w:style>
  <w:style w:type="paragraph" w:styleId="TOCHeading">
    <w:name w:val="TOC Heading"/>
    <w:basedOn w:val="Heading1"/>
    <w:next w:val="Normal"/>
    <w:uiPriority w:val="39"/>
    <w:unhideWhenUsed/>
    <w:qFormat/>
    <w:rsid w:val="00BB61A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A74B08"/>
    <w:pPr>
      <w:spacing w:after="100"/>
      <w:ind w:left="240"/>
    </w:pPr>
  </w:style>
  <w:style w:type="paragraph" w:styleId="TOC1">
    <w:name w:val="toc 1"/>
    <w:basedOn w:val="Normal"/>
    <w:next w:val="Normal"/>
    <w:autoRedefine/>
    <w:uiPriority w:val="39"/>
    <w:unhideWhenUsed/>
    <w:rsid w:val="00A74B08"/>
    <w:pPr>
      <w:spacing w:after="100"/>
    </w:pPr>
  </w:style>
  <w:style w:type="character" w:styleId="FollowedHyperlink">
    <w:name w:val="FollowedHyperlink"/>
    <w:basedOn w:val="DefaultParagraphFont"/>
    <w:uiPriority w:val="99"/>
    <w:semiHidden/>
    <w:unhideWhenUsed/>
    <w:rsid w:val="009E7485"/>
    <w:rPr>
      <w:color w:val="96607D" w:themeColor="followedHyperlink"/>
      <w:u w:val="single"/>
    </w:rPr>
  </w:style>
  <w:style w:type="paragraph" w:styleId="Header">
    <w:name w:val="header"/>
    <w:basedOn w:val="Normal"/>
    <w:link w:val="HeaderChar"/>
    <w:uiPriority w:val="99"/>
    <w:unhideWhenUsed/>
    <w:rsid w:val="001267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71B"/>
  </w:style>
  <w:style w:type="paragraph" w:styleId="Footer">
    <w:name w:val="footer"/>
    <w:basedOn w:val="Normal"/>
    <w:link w:val="FooterChar"/>
    <w:uiPriority w:val="99"/>
    <w:unhideWhenUsed/>
    <w:rsid w:val="001267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81154">
      <w:bodyDiv w:val="1"/>
      <w:marLeft w:val="0"/>
      <w:marRight w:val="0"/>
      <w:marTop w:val="0"/>
      <w:marBottom w:val="0"/>
      <w:divBdr>
        <w:top w:val="none" w:sz="0" w:space="0" w:color="auto"/>
        <w:left w:val="none" w:sz="0" w:space="0" w:color="auto"/>
        <w:bottom w:val="none" w:sz="0" w:space="0" w:color="auto"/>
        <w:right w:val="none" w:sz="0" w:space="0" w:color="auto"/>
      </w:divBdr>
    </w:div>
    <w:div w:id="285550789">
      <w:bodyDiv w:val="1"/>
      <w:marLeft w:val="0"/>
      <w:marRight w:val="0"/>
      <w:marTop w:val="0"/>
      <w:marBottom w:val="0"/>
      <w:divBdr>
        <w:top w:val="none" w:sz="0" w:space="0" w:color="auto"/>
        <w:left w:val="none" w:sz="0" w:space="0" w:color="auto"/>
        <w:bottom w:val="none" w:sz="0" w:space="0" w:color="auto"/>
        <w:right w:val="none" w:sz="0" w:space="0" w:color="auto"/>
      </w:divBdr>
    </w:div>
    <w:div w:id="381490927">
      <w:bodyDiv w:val="1"/>
      <w:marLeft w:val="0"/>
      <w:marRight w:val="0"/>
      <w:marTop w:val="0"/>
      <w:marBottom w:val="0"/>
      <w:divBdr>
        <w:top w:val="none" w:sz="0" w:space="0" w:color="auto"/>
        <w:left w:val="none" w:sz="0" w:space="0" w:color="auto"/>
        <w:bottom w:val="none" w:sz="0" w:space="0" w:color="auto"/>
        <w:right w:val="none" w:sz="0" w:space="0" w:color="auto"/>
      </w:divBdr>
    </w:div>
    <w:div w:id="486826589">
      <w:bodyDiv w:val="1"/>
      <w:marLeft w:val="0"/>
      <w:marRight w:val="0"/>
      <w:marTop w:val="0"/>
      <w:marBottom w:val="0"/>
      <w:divBdr>
        <w:top w:val="none" w:sz="0" w:space="0" w:color="auto"/>
        <w:left w:val="none" w:sz="0" w:space="0" w:color="auto"/>
        <w:bottom w:val="none" w:sz="0" w:space="0" w:color="auto"/>
        <w:right w:val="none" w:sz="0" w:space="0" w:color="auto"/>
      </w:divBdr>
    </w:div>
    <w:div w:id="629286282">
      <w:bodyDiv w:val="1"/>
      <w:marLeft w:val="0"/>
      <w:marRight w:val="0"/>
      <w:marTop w:val="0"/>
      <w:marBottom w:val="0"/>
      <w:divBdr>
        <w:top w:val="none" w:sz="0" w:space="0" w:color="auto"/>
        <w:left w:val="none" w:sz="0" w:space="0" w:color="auto"/>
        <w:bottom w:val="none" w:sz="0" w:space="0" w:color="auto"/>
        <w:right w:val="none" w:sz="0" w:space="0" w:color="auto"/>
      </w:divBdr>
    </w:div>
    <w:div w:id="651913645">
      <w:bodyDiv w:val="1"/>
      <w:marLeft w:val="0"/>
      <w:marRight w:val="0"/>
      <w:marTop w:val="0"/>
      <w:marBottom w:val="0"/>
      <w:divBdr>
        <w:top w:val="none" w:sz="0" w:space="0" w:color="auto"/>
        <w:left w:val="none" w:sz="0" w:space="0" w:color="auto"/>
        <w:bottom w:val="none" w:sz="0" w:space="0" w:color="auto"/>
        <w:right w:val="none" w:sz="0" w:space="0" w:color="auto"/>
      </w:divBdr>
    </w:div>
    <w:div w:id="874579333">
      <w:bodyDiv w:val="1"/>
      <w:marLeft w:val="0"/>
      <w:marRight w:val="0"/>
      <w:marTop w:val="0"/>
      <w:marBottom w:val="0"/>
      <w:divBdr>
        <w:top w:val="none" w:sz="0" w:space="0" w:color="auto"/>
        <w:left w:val="none" w:sz="0" w:space="0" w:color="auto"/>
        <w:bottom w:val="none" w:sz="0" w:space="0" w:color="auto"/>
        <w:right w:val="none" w:sz="0" w:space="0" w:color="auto"/>
      </w:divBdr>
    </w:div>
    <w:div w:id="923345753">
      <w:bodyDiv w:val="1"/>
      <w:marLeft w:val="0"/>
      <w:marRight w:val="0"/>
      <w:marTop w:val="0"/>
      <w:marBottom w:val="0"/>
      <w:divBdr>
        <w:top w:val="none" w:sz="0" w:space="0" w:color="auto"/>
        <w:left w:val="none" w:sz="0" w:space="0" w:color="auto"/>
        <w:bottom w:val="none" w:sz="0" w:space="0" w:color="auto"/>
        <w:right w:val="none" w:sz="0" w:space="0" w:color="auto"/>
      </w:divBdr>
    </w:div>
    <w:div w:id="1009480705">
      <w:bodyDiv w:val="1"/>
      <w:marLeft w:val="0"/>
      <w:marRight w:val="0"/>
      <w:marTop w:val="0"/>
      <w:marBottom w:val="0"/>
      <w:divBdr>
        <w:top w:val="none" w:sz="0" w:space="0" w:color="auto"/>
        <w:left w:val="none" w:sz="0" w:space="0" w:color="auto"/>
        <w:bottom w:val="none" w:sz="0" w:space="0" w:color="auto"/>
        <w:right w:val="none" w:sz="0" w:space="0" w:color="auto"/>
      </w:divBdr>
    </w:div>
    <w:div w:id="1034235937">
      <w:bodyDiv w:val="1"/>
      <w:marLeft w:val="0"/>
      <w:marRight w:val="0"/>
      <w:marTop w:val="0"/>
      <w:marBottom w:val="0"/>
      <w:divBdr>
        <w:top w:val="none" w:sz="0" w:space="0" w:color="auto"/>
        <w:left w:val="none" w:sz="0" w:space="0" w:color="auto"/>
        <w:bottom w:val="none" w:sz="0" w:space="0" w:color="auto"/>
        <w:right w:val="none" w:sz="0" w:space="0" w:color="auto"/>
      </w:divBdr>
    </w:div>
    <w:div w:id="1034765820">
      <w:bodyDiv w:val="1"/>
      <w:marLeft w:val="0"/>
      <w:marRight w:val="0"/>
      <w:marTop w:val="0"/>
      <w:marBottom w:val="0"/>
      <w:divBdr>
        <w:top w:val="none" w:sz="0" w:space="0" w:color="auto"/>
        <w:left w:val="none" w:sz="0" w:space="0" w:color="auto"/>
        <w:bottom w:val="none" w:sz="0" w:space="0" w:color="auto"/>
        <w:right w:val="none" w:sz="0" w:space="0" w:color="auto"/>
      </w:divBdr>
    </w:div>
    <w:div w:id="1053384956">
      <w:bodyDiv w:val="1"/>
      <w:marLeft w:val="0"/>
      <w:marRight w:val="0"/>
      <w:marTop w:val="0"/>
      <w:marBottom w:val="0"/>
      <w:divBdr>
        <w:top w:val="none" w:sz="0" w:space="0" w:color="auto"/>
        <w:left w:val="none" w:sz="0" w:space="0" w:color="auto"/>
        <w:bottom w:val="none" w:sz="0" w:space="0" w:color="auto"/>
        <w:right w:val="none" w:sz="0" w:space="0" w:color="auto"/>
      </w:divBdr>
    </w:div>
    <w:div w:id="1320963822">
      <w:bodyDiv w:val="1"/>
      <w:marLeft w:val="0"/>
      <w:marRight w:val="0"/>
      <w:marTop w:val="0"/>
      <w:marBottom w:val="0"/>
      <w:divBdr>
        <w:top w:val="none" w:sz="0" w:space="0" w:color="auto"/>
        <w:left w:val="none" w:sz="0" w:space="0" w:color="auto"/>
        <w:bottom w:val="none" w:sz="0" w:space="0" w:color="auto"/>
        <w:right w:val="none" w:sz="0" w:space="0" w:color="auto"/>
      </w:divBdr>
    </w:div>
    <w:div w:id="1524707424">
      <w:bodyDiv w:val="1"/>
      <w:marLeft w:val="0"/>
      <w:marRight w:val="0"/>
      <w:marTop w:val="0"/>
      <w:marBottom w:val="0"/>
      <w:divBdr>
        <w:top w:val="none" w:sz="0" w:space="0" w:color="auto"/>
        <w:left w:val="none" w:sz="0" w:space="0" w:color="auto"/>
        <w:bottom w:val="none" w:sz="0" w:space="0" w:color="auto"/>
        <w:right w:val="none" w:sz="0" w:space="0" w:color="auto"/>
      </w:divBdr>
    </w:div>
    <w:div w:id="1545829342">
      <w:bodyDiv w:val="1"/>
      <w:marLeft w:val="0"/>
      <w:marRight w:val="0"/>
      <w:marTop w:val="0"/>
      <w:marBottom w:val="0"/>
      <w:divBdr>
        <w:top w:val="none" w:sz="0" w:space="0" w:color="auto"/>
        <w:left w:val="none" w:sz="0" w:space="0" w:color="auto"/>
        <w:bottom w:val="none" w:sz="0" w:space="0" w:color="auto"/>
        <w:right w:val="none" w:sz="0" w:space="0" w:color="auto"/>
      </w:divBdr>
    </w:div>
    <w:div w:id="1716856858">
      <w:bodyDiv w:val="1"/>
      <w:marLeft w:val="0"/>
      <w:marRight w:val="0"/>
      <w:marTop w:val="0"/>
      <w:marBottom w:val="0"/>
      <w:divBdr>
        <w:top w:val="none" w:sz="0" w:space="0" w:color="auto"/>
        <w:left w:val="none" w:sz="0" w:space="0" w:color="auto"/>
        <w:bottom w:val="none" w:sz="0" w:space="0" w:color="auto"/>
        <w:right w:val="none" w:sz="0" w:space="0" w:color="auto"/>
      </w:divBdr>
    </w:div>
    <w:div w:id="1723946646">
      <w:bodyDiv w:val="1"/>
      <w:marLeft w:val="0"/>
      <w:marRight w:val="0"/>
      <w:marTop w:val="0"/>
      <w:marBottom w:val="0"/>
      <w:divBdr>
        <w:top w:val="none" w:sz="0" w:space="0" w:color="auto"/>
        <w:left w:val="none" w:sz="0" w:space="0" w:color="auto"/>
        <w:bottom w:val="none" w:sz="0" w:space="0" w:color="auto"/>
        <w:right w:val="none" w:sz="0" w:space="0" w:color="auto"/>
      </w:divBdr>
    </w:div>
    <w:div w:id="1779594904">
      <w:bodyDiv w:val="1"/>
      <w:marLeft w:val="0"/>
      <w:marRight w:val="0"/>
      <w:marTop w:val="0"/>
      <w:marBottom w:val="0"/>
      <w:divBdr>
        <w:top w:val="none" w:sz="0" w:space="0" w:color="auto"/>
        <w:left w:val="none" w:sz="0" w:space="0" w:color="auto"/>
        <w:bottom w:val="none" w:sz="0" w:space="0" w:color="auto"/>
        <w:right w:val="none" w:sz="0" w:space="0" w:color="auto"/>
      </w:divBdr>
    </w:div>
    <w:div w:id="1816071555">
      <w:bodyDiv w:val="1"/>
      <w:marLeft w:val="0"/>
      <w:marRight w:val="0"/>
      <w:marTop w:val="0"/>
      <w:marBottom w:val="0"/>
      <w:divBdr>
        <w:top w:val="none" w:sz="0" w:space="0" w:color="auto"/>
        <w:left w:val="none" w:sz="0" w:space="0" w:color="auto"/>
        <w:bottom w:val="none" w:sz="0" w:space="0" w:color="auto"/>
        <w:right w:val="none" w:sz="0" w:space="0" w:color="auto"/>
      </w:divBdr>
    </w:div>
    <w:div w:id="1864201290">
      <w:bodyDiv w:val="1"/>
      <w:marLeft w:val="0"/>
      <w:marRight w:val="0"/>
      <w:marTop w:val="0"/>
      <w:marBottom w:val="0"/>
      <w:divBdr>
        <w:top w:val="none" w:sz="0" w:space="0" w:color="auto"/>
        <w:left w:val="none" w:sz="0" w:space="0" w:color="auto"/>
        <w:bottom w:val="none" w:sz="0" w:space="0" w:color="auto"/>
        <w:right w:val="none" w:sz="0" w:space="0" w:color="auto"/>
      </w:divBdr>
    </w:div>
    <w:div w:id="1884825283">
      <w:bodyDiv w:val="1"/>
      <w:marLeft w:val="0"/>
      <w:marRight w:val="0"/>
      <w:marTop w:val="0"/>
      <w:marBottom w:val="0"/>
      <w:divBdr>
        <w:top w:val="none" w:sz="0" w:space="0" w:color="auto"/>
        <w:left w:val="none" w:sz="0" w:space="0" w:color="auto"/>
        <w:bottom w:val="none" w:sz="0" w:space="0" w:color="auto"/>
        <w:right w:val="none" w:sz="0" w:space="0" w:color="auto"/>
      </w:divBdr>
    </w:div>
    <w:div w:id="1938630499">
      <w:bodyDiv w:val="1"/>
      <w:marLeft w:val="0"/>
      <w:marRight w:val="0"/>
      <w:marTop w:val="0"/>
      <w:marBottom w:val="0"/>
      <w:divBdr>
        <w:top w:val="none" w:sz="0" w:space="0" w:color="auto"/>
        <w:left w:val="none" w:sz="0" w:space="0" w:color="auto"/>
        <w:bottom w:val="none" w:sz="0" w:space="0" w:color="auto"/>
        <w:right w:val="none" w:sz="0" w:space="0" w:color="auto"/>
      </w:divBdr>
    </w:div>
    <w:div w:id="1976987524">
      <w:bodyDiv w:val="1"/>
      <w:marLeft w:val="0"/>
      <w:marRight w:val="0"/>
      <w:marTop w:val="0"/>
      <w:marBottom w:val="0"/>
      <w:divBdr>
        <w:top w:val="none" w:sz="0" w:space="0" w:color="auto"/>
        <w:left w:val="none" w:sz="0" w:space="0" w:color="auto"/>
        <w:bottom w:val="none" w:sz="0" w:space="0" w:color="auto"/>
        <w:right w:val="none" w:sz="0" w:space="0" w:color="auto"/>
      </w:divBdr>
    </w:div>
    <w:div w:id="2036881344">
      <w:bodyDiv w:val="1"/>
      <w:marLeft w:val="0"/>
      <w:marRight w:val="0"/>
      <w:marTop w:val="0"/>
      <w:marBottom w:val="0"/>
      <w:divBdr>
        <w:top w:val="none" w:sz="0" w:space="0" w:color="auto"/>
        <w:left w:val="none" w:sz="0" w:space="0" w:color="auto"/>
        <w:bottom w:val="none" w:sz="0" w:space="0" w:color="auto"/>
        <w:right w:val="none" w:sz="0" w:space="0" w:color="auto"/>
      </w:divBdr>
    </w:div>
    <w:div w:id="211408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uelac-my.sharepoint.com/:u:/g/personal/u2828994_uel_ac_uk/EYemsHGznBRAgmQgsJGJqdsBbnb6mJgmtmK1_zsSSa-kdA?e=tVqCfB" TargetMode="External"/><Relationship Id="rId3" Type="http://schemas.openxmlformats.org/officeDocument/2006/relationships/styles" Target="styles.xml"/><Relationship Id="rId21" Type="http://schemas.openxmlformats.org/officeDocument/2006/relationships/hyperlink" Target="https://archive.ics.uci.edu/dataset/697/predict+students+dropout+and+academic+succes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file:///C:\Users\1hann\Downloads\predict+students+dropout+and+academic+success\data.csv" TargetMode="External"/><Relationship Id="rId10" Type="http://schemas.openxmlformats.org/officeDocument/2006/relationships/image" Target="media/image3.png"/><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A79C8-11ED-4EB1-BB37-308F95459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36</Pages>
  <Words>8869</Words>
  <Characters>50556</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hannnan vhora</dc:creator>
  <cp:keywords/>
  <dc:description/>
  <cp:lastModifiedBy>hannnan vhora</cp:lastModifiedBy>
  <cp:revision>76</cp:revision>
  <dcterms:created xsi:type="dcterms:W3CDTF">2025-05-07T12:00:00Z</dcterms:created>
  <dcterms:modified xsi:type="dcterms:W3CDTF">2025-05-09T22:29:00Z</dcterms:modified>
</cp:coreProperties>
</file>